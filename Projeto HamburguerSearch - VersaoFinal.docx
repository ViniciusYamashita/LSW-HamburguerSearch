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ED18A1" w14:textId="77777777" w:rsidR="00127D92" w:rsidRDefault="00127D92" w:rsidP="00127D92">
      <w:pPr>
        <w:tabs>
          <w:tab w:val="left" w:pos="1605"/>
        </w:tabs>
        <w:jc w:val="center"/>
        <w:rPr>
          <w:rFonts w:ascii="Calibri" w:eastAsia="Calibri" w:hAnsi="Calibri" w:cs="Calibri"/>
          <w:b/>
          <w:bCs/>
          <w:color w:val="auto"/>
          <w:szCs w:val="24"/>
        </w:rPr>
      </w:pPr>
      <w:r w:rsidRPr="665C9D43">
        <w:rPr>
          <w:b/>
          <w:bCs/>
          <w:szCs w:val="24"/>
        </w:rPr>
        <w:t>CENTRO PAULA SOUZA</w:t>
      </w:r>
    </w:p>
    <w:p w14:paraId="3FD6B207" w14:textId="77777777" w:rsidR="00127D92" w:rsidRDefault="00127D92" w:rsidP="00127D92">
      <w:pPr>
        <w:tabs>
          <w:tab w:val="left" w:pos="1605"/>
        </w:tabs>
        <w:jc w:val="center"/>
        <w:rPr>
          <w:b/>
          <w:bCs/>
          <w:szCs w:val="24"/>
        </w:rPr>
      </w:pPr>
      <w:r w:rsidRPr="665C9D43">
        <w:rPr>
          <w:b/>
          <w:bCs/>
          <w:szCs w:val="24"/>
        </w:rPr>
        <w:t>FATEC OURINHOS</w:t>
      </w:r>
    </w:p>
    <w:p w14:paraId="2A7892B5" w14:textId="77777777" w:rsidR="00127D92" w:rsidRDefault="00127D92" w:rsidP="00127D92">
      <w:pPr>
        <w:tabs>
          <w:tab w:val="left" w:pos="1605"/>
        </w:tabs>
        <w:jc w:val="center"/>
        <w:rPr>
          <w:b/>
          <w:bCs/>
          <w:szCs w:val="24"/>
        </w:rPr>
      </w:pPr>
      <w:r w:rsidRPr="665C9D43">
        <w:rPr>
          <w:b/>
          <w:bCs/>
          <w:szCs w:val="24"/>
        </w:rPr>
        <w:t>ANÁLISE E DESENVOLVIMENTO DE SISTEMAS</w:t>
      </w:r>
    </w:p>
    <w:p w14:paraId="6EA0ED43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  <w:sz w:val="64"/>
        </w:rPr>
      </w:pPr>
    </w:p>
    <w:p w14:paraId="2EBB166E" w14:textId="77777777" w:rsidR="00127D92" w:rsidRPr="00812D67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5A5853CC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0993B126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01FFB1D6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4956069B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04483411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61022CCB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2B7D3F90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7EFC4CA7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30159E9A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48723E34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61C93CEF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00339A2F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56AEAC21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060E4A88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6D4DEB6A" w14:textId="77777777" w:rsidR="00127D92" w:rsidRPr="00812D67" w:rsidRDefault="00127D92" w:rsidP="00127D92">
      <w:pPr>
        <w:spacing w:after="10" w:line="240" w:lineRule="auto"/>
        <w:ind w:left="0" w:firstLine="0"/>
        <w:rPr>
          <w:b/>
        </w:rPr>
      </w:pPr>
    </w:p>
    <w:p w14:paraId="614D418F" w14:textId="77777777" w:rsidR="00127D92" w:rsidRPr="003E12B2" w:rsidRDefault="00127D92" w:rsidP="00127D92">
      <w:pPr>
        <w:spacing w:line="234" w:lineRule="auto"/>
        <w:ind w:left="0" w:firstLine="0"/>
        <w:jc w:val="center"/>
        <w:rPr>
          <w:b/>
          <w:bCs/>
          <w:sz w:val="28"/>
          <w:szCs w:val="28"/>
        </w:rPr>
      </w:pPr>
      <w:r w:rsidRPr="665C9D43">
        <w:rPr>
          <w:b/>
          <w:bCs/>
          <w:sz w:val="28"/>
          <w:szCs w:val="28"/>
        </w:rPr>
        <w:t xml:space="preserve">Sistema de busca de estabelecimento gastronômicos </w:t>
      </w:r>
      <w:r>
        <w:rPr>
          <w:b/>
          <w:bCs/>
          <w:sz w:val="28"/>
          <w:szCs w:val="28"/>
        </w:rPr>
        <w:tab/>
      </w:r>
      <w:r w:rsidRPr="665C9D43">
        <w:rPr>
          <w:b/>
          <w:bCs/>
          <w:sz w:val="28"/>
          <w:szCs w:val="28"/>
        </w:rPr>
        <w:t>(</w:t>
      </w:r>
      <w:r w:rsidR="00AA0E30" w:rsidRPr="665C9D43">
        <w:rPr>
          <w:b/>
          <w:bCs/>
          <w:sz w:val="28"/>
          <w:szCs w:val="28"/>
        </w:rPr>
        <w:t>Hambúrguer</w:t>
      </w:r>
      <w:r>
        <w:rPr>
          <w:b/>
          <w:bCs/>
          <w:sz w:val="28"/>
          <w:szCs w:val="28"/>
        </w:rPr>
        <w:t xml:space="preserve"> </w:t>
      </w:r>
      <w:proofErr w:type="spellStart"/>
      <w:r w:rsidRPr="665C9D43">
        <w:rPr>
          <w:b/>
          <w:bCs/>
          <w:sz w:val="28"/>
          <w:szCs w:val="28"/>
        </w:rPr>
        <w:t>Search</w:t>
      </w:r>
      <w:proofErr w:type="spellEnd"/>
      <w:r w:rsidRPr="665C9D43">
        <w:rPr>
          <w:b/>
          <w:bCs/>
          <w:sz w:val="28"/>
          <w:szCs w:val="28"/>
        </w:rPr>
        <w:t>)</w:t>
      </w:r>
    </w:p>
    <w:p w14:paraId="6BD8F51F" w14:textId="77777777" w:rsidR="00127D92" w:rsidRPr="003E12B2" w:rsidRDefault="00127D92" w:rsidP="00127D92">
      <w:pPr>
        <w:spacing w:line="240" w:lineRule="auto"/>
        <w:ind w:left="0" w:firstLine="0"/>
        <w:jc w:val="center"/>
        <w:rPr>
          <w:sz w:val="18"/>
          <w:szCs w:val="18"/>
        </w:rPr>
      </w:pPr>
      <w:r w:rsidRPr="665C9D43">
        <w:rPr>
          <w:b/>
          <w:bCs/>
          <w:sz w:val="28"/>
          <w:szCs w:val="28"/>
        </w:rPr>
        <w:t xml:space="preserve">Versão 1.0 </w:t>
      </w:r>
    </w:p>
    <w:p w14:paraId="7D408EDC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30B57DA4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3DA1CFD3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03AEA3ED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5DD37F81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15CF71D9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524F6095" w14:textId="77777777" w:rsidR="00127D92" w:rsidRDefault="00127D92" w:rsidP="00127D92">
      <w:pPr>
        <w:spacing w:after="184" w:line="240" w:lineRule="auto"/>
        <w:ind w:left="0" w:firstLine="0"/>
        <w:rPr>
          <w:b/>
          <w:bCs/>
          <w:sz w:val="28"/>
          <w:szCs w:val="28"/>
        </w:rPr>
      </w:pPr>
    </w:p>
    <w:p w14:paraId="4A390A4C" w14:textId="77777777" w:rsidR="00127D92" w:rsidRPr="00101899" w:rsidRDefault="00127D92" w:rsidP="00127D92">
      <w:pPr>
        <w:spacing w:after="184" w:line="240" w:lineRule="auto"/>
        <w:ind w:left="0" w:firstLine="0"/>
        <w:jc w:val="center"/>
        <w:rPr>
          <w:b/>
          <w:bCs/>
          <w:sz w:val="32"/>
          <w:szCs w:val="28"/>
        </w:rPr>
      </w:pPr>
    </w:p>
    <w:p w14:paraId="094CDB1B" w14:textId="77777777" w:rsidR="00127D92" w:rsidRPr="003C0C93" w:rsidRDefault="00127D92" w:rsidP="00127D92">
      <w:pPr>
        <w:spacing w:after="10" w:line="240" w:lineRule="auto"/>
        <w:ind w:left="0" w:firstLine="0"/>
        <w:rPr>
          <w:b/>
          <w:bCs/>
          <w:szCs w:val="24"/>
        </w:rPr>
      </w:pPr>
    </w:p>
    <w:p w14:paraId="647E57F3" w14:textId="77777777" w:rsidR="00127D92" w:rsidRDefault="00127D92" w:rsidP="00127D92">
      <w:pPr>
        <w:spacing w:after="181" w:line="240" w:lineRule="auto"/>
        <w:ind w:left="0" w:firstLine="0"/>
        <w:jc w:val="left"/>
      </w:pPr>
    </w:p>
    <w:p w14:paraId="5E00E782" w14:textId="77777777" w:rsidR="00127D92" w:rsidRDefault="00127D92" w:rsidP="00127D92">
      <w:pPr>
        <w:spacing w:after="184" w:line="240" w:lineRule="auto"/>
        <w:ind w:left="0" w:firstLine="0"/>
        <w:jc w:val="left"/>
        <w:rPr>
          <w:b/>
        </w:rPr>
      </w:pPr>
    </w:p>
    <w:p w14:paraId="63BE4515" w14:textId="77777777" w:rsidR="00F17C92" w:rsidRDefault="00F17C92" w:rsidP="00127D92">
      <w:pPr>
        <w:spacing w:after="184" w:line="240" w:lineRule="auto"/>
        <w:ind w:left="0" w:firstLine="0"/>
        <w:jc w:val="left"/>
        <w:rPr>
          <w:b/>
        </w:rPr>
      </w:pPr>
    </w:p>
    <w:p w14:paraId="156D3530" w14:textId="77777777" w:rsidR="00F17C92" w:rsidRDefault="00F17C92" w:rsidP="00127D92">
      <w:pPr>
        <w:spacing w:after="184" w:line="240" w:lineRule="auto"/>
        <w:ind w:left="0" w:firstLine="0"/>
        <w:jc w:val="left"/>
        <w:rPr>
          <w:b/>
        </w:rPr>
      </w:pPr>
    </w:p>
    <w:p w14:paraId="199E1DE6" w14:textId="77777777" w:rsidR="00F17C92" w:rsidRDefault="00F17C92" w:rsidP="00127D92">
      <w:pPr>
        <w:spacing w:after="184" w:line="240" w:lineRule="auto"/>
        <w:ind w:left="0" w:firstLine="0"/>
        <w:jc w:val="left"/>
        <w:rPr>
          <w:b/>
          <w:sz w:val="28"/>
        </w:rPr>
      </w:pPr>
    </w:p>
    <w:p w14:paraId="61EDC184" w14:textId="77777777" w:rsidR="00F17C92" w:rsidRDefault="00127D92" w:rsidP="00A36A11">
      <w:pPr>
        <w:jc w:val="center"/>
        <w:rPr>
          <w:b/>
          <w:bCs/>
          <w:szCs w:val="24"/>
        </w:rPr>
      </w:pPr>
      <w:r w:rsidRPr="665C9D43">
        <w:rPr>
          <w:b/>
          <w:bCs/>
          <w:szCs w:val="24"/>
        </w:rPr>
        <w:t>OURINHOS – SP</w:t>
      </w:r>
      <w:bookmarkStart w:id="0" w:name="_Toc484724863"/>
      <w:bookmarkStart w:id="1" w:name="_Toc484725480"/>
      <w:bookmarkStart w:id="2" w:name="_Toc484725861"/>
    </w:p>
    <w:p w14:paraId="7925D14C" w14:textId="4C6A34A5" w:rsidR="00127D92" w:rsidRPr="00F17C92" w:rsidRDefault="00127D92" w:rsidP="00A36A11">
      <w:pPr>
        <w:jc w:val="center"/>
        <w:rPr>
          <w:b/>
          <w:szCs w:val="24"/>
        </w:rPr>
      </w:pPr>
      <w:r w:rsidRPr="00F17C92">
        <w:rPr>
          <w:b/>
          <w:szCs w:val="24"/>
        </w:rPr>
        <w:t>201</w:t>
      </w:r>
      <w:bookmarkEnd w:id="0"/>
      <w:bookmarkEnd w:id="1"/>
      <w:bookmarkEnd w:id="2"/>
      <w:r w:rsidR="007316BB">
        <w:rPr>
          <w:b/>
          <w:szCs w:val="24"/>
        </w:rPr>
        <w:t>8</w:t>
      </w:r>
    </w:p>
    <w:p w14:paraId="3ADB437A" w14:textId="77777777" w:rsidR="00127D92" w:rsidRDefault="00127D92" w:rsidP="00127D92">
      <w:pPr>
        <w:tabs>
          <w:tab w:val="left" w:pos="1605"/>
        </w:tabs>
        <w:jc w:val="center"/>
        <w:rPr>
          <w:b/>
          <w:bCs/>
          <w:szCs w:val="24"/>
        </w:rPr>
      </w:pPr>
    </w:p>
    <w:p w14:paraId="08B86455" w14:textId="77777777" w:rsidR="00127D92" w:rsidRDefault="00F17C92" w:rsidP="00F17C92">
      <w:pPr>
        <w:spacing w:after="160" w:line="259" w:lineRule="auto"/>
        <w:ind w:left="0" w:firstLine="0"/>
        <w:jc w:val="center"/>
        <w:rPr>
          <w:rFonts w:ascii="Calibri" w:eastAsia="Calibri" w:hAnsi="Calibri" w:cs="Calibri"/>
          <w:b/>
          <w:bCs/>
          <w:color w:val="auto"/>
          <w:szCs w:val="24"/>
        </w:rPr>
      </w:pPr>
      <w:r>
        <w:rPr>
          <w:b/>
          <w:bCs/>
          <w:szCs w:val="24"/>
        </w:rPr>
        <w:t>CENT</w:t>
      </w:r>
      <w:r w:rsidR="00127D92" w:rsidRPr="665C9D43">
        <w:rPr>
          <w:b/>
          <w:bCs/>
          <w:szCs w:val="24"/>
        </w:rPr>
        <w:t>RO PAULA SOUZA</w:t>
      </w:r>
    </w:p>
    <w:p w14:paraId="24EDCF85" w14:textId="77777777" w:rsidR="00127D92" w:rsidRDefault="00127D92" w:rsidP="00127D92">
      <w:pPr>
        <w:tabs>
          <w:tab w:val="left" w:pos="1605"/>
        </w:tabs>
        <w:jc w:val="center"/>
        <w:rPr>
          <w:b/>
          <w:bCs/>
          <w:szCs w:val="24"/>
        </w:rPr>
      </w:pPr>
      <w:r w:rsidRPr="665C9D43">
        <w:rPr>
          <w:b/>
          <w:bCs/>
          <w:szCs w:val="24"/>
        </w:rPr>
        <w:t>FATEC OURINHOS</w:t>
      </w:r>
    </w:p>
    <w:p w14:paraId="523EF576" w14:textId="77777777" w:rsidR="00127D92" w:rsidRDefault="00127D92" w:rsidP="00127D92">
      <w:pPr>
        <w:tabs>
          <w:tab w:val="left" w:pos="1605"/>
        </w:tabs>
        <w:jc w:val="center"/>
        <w:rPr>
          <w:b/>
          <w:bCs/>
          <w:szCs w:val="24"/>
        </w:rPr>
      </w:pPr>
      <w:r w:rsidRPr="665C9D43">
        <w:rPr>
          <w:b/>
          <w:bCs/>
          <w:szCs w:val="24"/>
        </w:rPr>
        <w:t>ANÁLISE E DESENVOLVIMENTO DE SISTEMAS</w:t>
      </w:r>
    </w:p>
    <w:p w14:paraId="545B8908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  <w:sz w:val="64"/>
        </w:rPr>
      </w:pPr>
    </w:p>
    <w:p w14:paraId="56A4D797" w14:textId="77777777" w:rsidR="00127D92" w:rsidRPr="00812D67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0CEF93F9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5E0C824F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20EFFC26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31A9036A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3BF4C988" w14:textId="77777777" w:rsidR="00127D92" w:rsidRPr="00812D67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38E43FF2" w14:textId="77777777" w:rsidR="00127D92" w:rsidRPr="003E12B2" w:rsidRDefault="00127D92" w:rsidP="00127D92">
      <w:pPr>
        <w:spacing w:line="234" w:lineRule="auto"/>
        <w:ind w:left="0" w:firstLine="0"/>
        <w:jc w:val="center"/>
        <w:rPr>
          <w:b/>
          <w:bCs/>
          <w:sz w:val="28"/>
          <w:szCs w:val="28"/>
        </w:rPr>
      </w:pPr>
      <w:r w:rsidRPr="665C9D43">
        <w:rPr>
          <w:b/>
          <w:bCs/>
          <w:sz w:val="28"/>
          <w:szCs w:val="28"/>
        </w:rPr>
        <w:t xml:space="preserve">Sistema de busca de estabelecimento gastronômicos </w:t>
      </w:r>
      <w:r>
        <w:rPr>
          <w:b/>
          <w:bCs/>
          <w:sz w:val="28"/>
          <w:szCs w:val="28"/>
        </w:rPr>
        <w:tab/>
      </w:r>
      <w:r w:rsidRPr="665C9D43">
        <w:rPr>
          <w:b/>
          <w:bCs/>
          <w:sz w:val="28"/>
          <w:szCs w:val="28"/>
        </w:rPr>
        <w:t>(</w:t>
      </w:r>
      <w:r w:rsidR="00AA0E30" w:rsidRPr="665C9D43">
        <w:rPr>
          <w:b/>
          <w:bCs/>
          <w:sz w:val="28"/>
          <w:szCs w:val="28"/>
        </w:rPr>
        <w:t>Hambúrguer</w:t>
      </w:r>
      <w:r>
        <w:rPr>
          <w:b/>
          <w:bCs/>
          <w:sz w:val="28"/>
          <w:szCs w:val="28"/>
        </w:rPr>
        <w:t xml:space="preserve"> </w:t>
      </w:r>
      <w:proofErr w:type="spellStart"/>
      <w:r w:rsidRPr="665C9D43">
        <w:rPr>
          <w:b/>
          <w:bCs/>
          <w:sz w:val="28"/>
          <w:szCs w:val="28"/>
        </w:rPr>
        <w:t>Search</w:t>
      </w:r>
      <w:proofErr w:type="spellEnd"/>
      <w:r w:rsidRPr="665C9D43">
        <w:rPr>
          <w:b/>
          <w:bCs/>
          <w:sz w:val="28"/>
          <w:szCs w:val="28"/>
        </w:rPr>
        <w:t>)</w:t>
      </w:r>
    </w:p>
    <w:p w14:paraId="27760314" w14:textId="77777777" w:rsidR="00127D92" w:rsidRPr="003E12B2" w:rsidRDefault="00127D92" w:rsidP="00127D92">
      <w:pPr>
        <w:spacing w:line="240" w:lineRule="auto"/>
        <w:ind w:left="0" w:firstLine="0"/>
        <w:jc w:val="center"/>
        <w:rPr>
          <w:sz w:val="18"/>
          <w:szCs w:val="18"/>
        </w:rPr>
      </w:pPr>
      <w:r w:rsidRPr="665C9D43">
        <w:rPr>
          <w:b/>
          <w:bCs/>
          <w:sz w:val="28"/>
          <w:szCs w:val="28"/>
        </w:rPr>
        <w:t xml:space="preserve">Versão 1.0 </w:t>
      </w:r>
    </w:p>
    <w:p w14:paraId="7560D9C6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1F8F7406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5D62BDA7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3012A7B4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56B87DC7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7EBE2FE1" w14:textId="77777777" w:rsidR="00127D92" w:rsidRPr="00812D67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613FBCDA" w14:textId="77777777" w:rsidR="00127D92" w:rsidRPr="003E12B2" w:rsidRDefault="00127D92" w:rsidP="00127D92">
      <w:pPr>
        <w:ind w:left="0"/>
        <w:jc w:val="center"/>
        <w:rPr>
          <w:b/>
          <w:bCs/>
          <w:szCs w:val="24"/>
        </w:rPr>
      </w:pPr>
      <w:r w:rsidRPr="665C9D43">
        <w:rPr>
          <w:b/>
          <w:bCs/>
          <w:szCs w:val="24"/>
        </w:rPr>
        <w:t>ALEX VIDAL</w:t>
      </w:r>
    </w:p>
    <w:p w14:paraId="653CE99C" w14:textId="77777777" w:rsidR="00127D92" w:rsidRDefault="00127D92" w:rsidP="00127D92">
      <w:pPr>
        <w:ind w:left="0"/>
        <w:jc w:val="center"/>
        <w:rPr>
          <w:b/>
          <w:bCs/>
          <w:szCs w:val="24"/>
        </w:rPr>
      </w:pPr>
      <w:r w:rsidRPr="665C9D43">
        <w:rPr>
          <w:b/>
          <w:bCs/>
          <w:szCs w:val="24"/>
        </w:rPr>
        <w:t>DANIELE XAVIER</w:t>
      </w:r>
    </w:p>
    <w:p w14:paraId="6CDAED85" w14:textId="77777777" w:rsidR="00127D92" w:rsidRPr="003E12B2" w:rsidRDefault="00127D92" w:rsidP="00127D92">
      <w:pPr>
        <w:ind w:left="0"/>
        <w:jc w:val="center"/>
        <w:rPr>
          <w:b/>
          <w:bCs/>
          <w:szCs w:val="24"/>
        </w:rPr>
      </w:pPr>
      <w:r w:rsidRPr="665C9D43">
        <w:rPr>
          <w:b/>
          <w:bCs/>
          <w:szCs w:val="24"/>
        </w:rPr>
        <w:t>KATHARINA ZAPAROLI</w:t>
      </w:r>
    </w:p>
    <w:p w14:paraId="25D6FE14" w14:textId="77777777" w:rsidR="00127D92" w:rsidRPr="003E12B2" w:rsidRDefault="00127D92" w:rsidP="00127D92">
      <w:pPr>
        <w:ind w:left="-10" w:firstLine="0"/>
        <w:jc w:val="center"/>
        <w:rPr>
          <w:b/>
          <w:bCs/>
          <w:szCs w:val="24"/>
        </w:rPr>
      </w:pPr>
      <w:r w:rsidRPr="665C9D43">
        <w:rPr>
          <w:b/>
          <w:bCs/>
          <w:szCs w:val="24"/>
        </w:rPr>
        <w:t>VINICIUS YAMASHITA</w:t>
      </w:r>
    </w:p>
    <w:p w14:paraId="43DE1B5C" w14:textId="77777777" w:rsidR="00127D92" w:rsidRDefault="00127D92" w:rsidP="00127D92">
      <w:pPr>
        <w:spacing w:after="184"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3ACC66F3" w14:textId="77777777" w:rsidR="00127D92" w:rsidRPr="00101899" w:rsidRDefault="00127D92" w:rsidP="00127D92">
      <w:pPr>
        <w:spacing w:after="184" w:line="240" w:lineRule="auto"/>
        <w:ind w:left="0" w:firstLine="0"/>
        <w:jc w:val="center"/>
        <w:rPr>
          <w:b/>
          <w:bCs/>
          <w:sz w:val="32"/>
          <w:szCs w:val="28"/>
        </w:rPr>
      </w:pPr>
    </w:p>
    <w:p w14:paraId="4E96398A" w14:textId="77777777" w:rsidR="00127D92" w:rsidRPr="00101899" w:rsidRDefault="00127D92" w:rsidP="00127D92">
      <w:pPr>
        <w:spacing w:after="184" w:line="240" w:lineRule="auto"/>
        <w:ind w:left="4536" w:firstLine="0"/>
        <w:rPr>
          <w:b/>
          <w:bCs/>
          <w:color w:val="auto"/>
          <w:sz w:val="32"/>
          <w:szCs w:val="28"/>
        </w:rPr>
      </w:pPr>
      <w:r w:rsidRPr="00101899">
        <w:rPr>
          <w:color w:val="auto"/>
          <w:szCs w:val="23"/>
        </w:rPr>
        <w:t>Projeto desenvolvido para a disciplina de Engenharia de Software II e III apresentado ao curso de Análise e Desenvolvimento de Sistemas da Faculdade de Tecnologia</w:t>
      </w:r>
      <w:r>
        <w:rPr>
          <w:color w:val="auto"/>
          <w:szCs w:val="23"/>
        </w:rPr>
        <w:t xml:space="preserve"> </w:t>
      </w:r>
      <w:r w:rsidRPr="00101899">
        <w:rPr>
          <w:color w:val="auto"/>
          <w:szCs w:val="23"/>
        </w:rPr>
        <w:t>Ourinhos</w:t>
      </w:r>
      <w:r>
        <w:rPr>
          <w:color w:val="auto"/>
          <w:szCs w:val="23"/>
        </w:rPr>
        <w:t>-SP</w:t>
      </w:r>
      <w:r w:rsidRPr="00101899">
        <w:rPr>
          <w:color w:val="auto"/>
          <w:szCs w:val="23"/>
        </w:rPr>
        <w:t>.</w:t>
      </w:r>
    </w:p>
    <w:p w14:paraId="742A44FC" w14:textId="77777777" w:rsidR="00127D92" w:rsidRPr="003C0C93" w:rsidRDefault="00127D92" w:rsidP="00127D92">
      <w:pPr>
        <w:spacing w:after="10" w:line="240" w:lineRule="auto"/>
        <w:ind w:left="0" w:firstLine="0"/>
        <w:rPr>
          <w:b/>
          <w:bCs/>
          <w:szCs w:val="24"/>
        </w:rPr>
      </w:pPr>
    </w:p>
    <w:p w14:paraId="14A5804B" w14:textId="77777777" w:rsidR="00127D92" w:rsidRDefault="00127D92" w:rsidP="00127D92">
      <w:pPr>
        <w:spacing w:after="181" w:line="240" w:lineRule="auto"/>
        <w:ind w:left="0" w:firstLine="0"/>
        <w:jc w:val="left"/>
      </w:pPr>
    </w:p>
    <w:p w14:paraId="2C3783C1" w14:textId="77777777" w:rsidR="00127D92" w:rsidRDefault="00127D92" w:rsidP="00127D92">
      <w:pPr>
        <w:spacing w:after="184" w:line="240" w:lineRule="auto"/>
        <w:ind w:left="0" w:firstLine="0"/>
        <w:jc w:val="left"/>
        <w:rPr>
          <w:b/>
          <w:sz w:val="28"/>
        </w:rPr>
      </w:pPr>
    </w:p>
    <w:p w14:paraId="68C65A07" w14:textId="77777777" w:rsidR="00127D92" w:rsidRDefault="00127D92" w:rsidP="00127D92">
      <w:pPr>
        <w:spacing w:line="240" w:lineRule="auto"/>
        <w:ind w:left="3687" w:firstLine="0"/>
        <w:jc w:val="left"/>
      </w:pPr>
    </w:p>
    <w:p w14:paraId="1C78B35C" w14:textId="77777777" w:rsidR="00127D92" w:rsidRDefault="00127D92" w:rsidP="00127D92">
      <w:pPr>
        <w:spacing w:line="240" w:lineRule="auto"/>
        <w:ind w:left="3687" w:firstLine="0"/>
        <w:jc w:val="left"/>
      </w:pPr>
    </w:p>
    <w:p w14:paraId="5D858AB7" w14:textId="77777777" w:rsidR="00127D92" w:rsidRDefault="00127D92" w:rsidP="00127D92">
      <w:pPr>
        <w:jc w:val="center"/>
        <w:rPr>
          <w:b/>
          <w:bCs/>
          <w:sz w:val="28"/>
          <w:szCs w:val="28"/>
        </w:rPr>
      </w:pPr>
      <w:r w:rsidRPr="665C9D43">
        <w:rPr>
          <w:b/>
          <w:bCs/>
          <w:szCs w:val="24"/>
        </w:rPr>
        <w:t>OURINHOS – SP</w:t>
      </w:r>
    </w:p>
    <w:p w14:paraId="67277475" w14:textId="4078392C" w:rsidR="00DD5CFD" w:rsidRPr="00F17C92" w:rsidRDefault="00127D92" w:rsidP="00A36A11">
      <w:pPr>
        <w:jc w:val="center"/>
        <w:rPr>
          <w:b/>
        </w:rPr>
      </w:pPr>
      <w:bookmarkStart w:id="3" w:name="_Toc484724864"/>
      <w:bookmarkStart w:id="4" w:name="_Toc484725481"/>
      <w:bookmarkStart w:id="5" w:name="_Toc484725862"/>
      <w:r w:rsidRPr="00F17C92">
        <w:rPr>
          <w:b/>
        </w:rPr>
        <w:t>201</w:t>
      </w:r>
      <w:bookmarkEnd w:id="3"/>
      <w:bookmarkEnd w:id="4"/>
      <w:bookmarkEnd w:id="5"/>
      <w:r w:rsidR="007316BB">
        <w:rPr>
          <w:b/>
        </w:rPr>
        <w:t>8</w:t>
      </w:r>
    </w:p>
    <w:p w14:paraId="6FAB8E82" w14:textId="77777777" w:rsidR="00127D92" w:rsidRDefault="00127D92" w:rsidP="00127D92">
      <w:pPr>
        <w:spacing w:after="160"/>
        <w:ind w:left="0" w:firstLine="0"/>
        <w:jc w:val="center"/>
        <w:rPr>
          <w:b/>
          <w:bCs/>
          <w:szCs w:val="24"/>
        </w:rPr>
      </w:pPr>
      <w:r>
        <w:rPr>
          <w:b/>
          <w:bCs/>
          <w:sz w:val="28"/>
          <w:szCs w:val="28"/>
        </w:rPr>
        <w:lastRenderedPageBreak/>
        <w:t>Gerenciamento de configuração</w:t>
      </w:r>
    </w:p>
    <w:tbl>
      <w:tblPr>
        <w:tblW w:w="88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21"/>
        <w:gridCol w:w="2939"/>
        <w:gridCol w:w="2969"/>
      </w:tblGrid>
      <w:tr w:rsidR="00127D92" w14:paraId="462C81A7" w14:textId="77777777" w:rsidTr="007316BB">
        <w:trPr>
          <w:trHeight w:val="167"/>
        </w:trPr>
        <w:tc>
          <w:tcPr>
            <w:tcW w:w="2921" w:type="dxa"/>
            <w:shd w:val="clear" w:color="auto" w:fill="auto"/>
            <w:vAlign w:val="center"/>
          </w:tcPr>
          <w:p w14:paraId="2387018C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/>
                <w:bCs/>
                <w:szCs w:val="24"/>
              </w:rPr>
            </w:pPr>
            <w:r w:rsidRPr="00874527">
              <w:rPr>
                <w:b/>
                <w:bCs/>
                <w:szCs w:val="24"/>
              </w:rPr>
              <w:t>DATA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0D531621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/>
                <w:bCs/>
                <w:szCs w:val="24"/>
              </w:rPr>
            </w:pPr>
            <w:r w:rsidRPr="00874527">
              <w:rPr>
                <w:b/>
                <w:bCs/>
                <w:szCs w:val="24"/>
              </w:rPr>
              <w:t>ATIVIDADE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4784A14A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/>
                <w:bCs/>
                <w:szCs w:val="24"/>
              </w:rPr>
            </w:pPr>
            <w:r w:rsidRPr="00874527">
              <w:rPr>
                <w:b/>
                <w:bCs/>
                <w:szCs w:val="24"/>
              </w:rPr>
              <w:t>RESPONSÁVEL</w:t>
            </w:r>
          </w:p>
        </w:tc>
      </w:tr>
      <w:tr w:rsidR="00127D92" w14:paraId="197F19E3" w14:textId="77777777" w:rsidTr="007316BB">
        <w:trPr>
          <w:trHeight w:val="167"/>
        </w:trPr>
        <w:tc>
          <w:tcPr>
            <w:tcW w:w="2921" w:type="dxa"/>
            <w:shd w:val="clear" w:color="auto" w:fill="auto"/>
            <w:vAlign w:val="center"/>
          </w:tcPr>
          <w:p w14:paraId="3476C17B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23/02/17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4AE94F0B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1ª Versão do trabalho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738A3E25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Todos os integrantes</w:t>
            </w:r>
          </w:p>
        </w:tc>
      </w:tr>
      <w:tr w:rsidR="00127D92" w14:paraId="6CB3F445" w14:textId="77777777" w:rsidTr="007316BB">
        <w:trPr>
          <w:trHeight w:val="167"/>
        </w:trPr>
        <w:tc>
          <w:tcPr>
            <w:tcW w:w="2921" w:type="dxa"/>
            <w:shd w:val="clear" w:color="auto" w:fill="auto"/>
            <w:vAlign w:val="center"/>
          </w:tcPr>
          <w:p w14:paraId="3C10EA77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02/03/17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6FFF9844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Correção do Descrição Geral do Sistema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3B815C05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Todos os integrantes</w:t>
            </w:r>
          </w:p>
        </w:tc>
      </w:tr>
      <w:tr w:rsidR="00127D92" w14:paraId="715D2B07" w14:textId="77777777" w:rsidTr="007316BB">
        <w:trPr>
          <w:trHeight w:val="167"/>
        </w:trPr>
        <w:tc>
          <w:tcPr>
            <w:tcW w:w="2921" w:type="dxa"/>
            <w:shd w:val="clear" w:color="auto" w:fill="auto"/>
            <w:vAlign w:val="center"/>
          </w:tcPr>
          <w:p w14:paraId="4EAEEDB5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09/03/17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27E20F4C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Criação dos requisitos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2671A895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Todos os integrantes</w:t>
            </w:r>
          </w:p>
        </w:tc>
      </w:tr>
      <w:tr w:rsidR="00127D92" w14:paraId="6169524B" w14:textId="77777777" w:rsidTr="007316BB">
        <w:trPr>
          <w:trHeight w:val="167"/>
        </w:trPr>
        <w:tc>
          <w:tcPr>
            <w:tcW w:w="2921" w:type="dxa"/>
            <w:shd w:val="clear" w:color="auto" w:fill="auto"/>
            <w:vAlign w:val="center"/>
          </w:tcPr>
          <w:p w14:paraId="1E488FA6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16/03/17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60BBA08E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Alteração dos requisitos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190B4BD8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Todos os integrantes</w:t>
            </w:r>
          </w:p>
        </w:tc>
      </w:tr>
      <w:tr w:rsidR="00127D92" w14:paraId="456FE70F" w14:textId="77777777" w:rsidTr="007316BB">
        <w:trPr>
          <w:trHeight w:val="167"/>
        </w:trPr>
        <w:tc>
          <w:tcPr>
            <w:tcW w:w="2921" w:type="dxa"/>
            <w:shd w:val="clear" w:color="auto" w:fill="auto"/>
            <w:vAlign w:val="center"/>
          </w:tcPr>
          <w:p w14:paraId="2086E343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26/03/17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71C936E9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Alteração dos requisitos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4F4C83FA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Vinicius</w:t>
            </w:r>
          </w:p>
        </w:tc>
      </w:tr>
      <w:tr w:rsidR="00127D92" w14:paraId="43819397" w14:textId="77777777" w:rsidTr="007316BB">
        <w:trPr>
          <w:trHeight w:val="167"/>
        </w:trPr>
        <w:tc>
          <w:tcPr>
            <w:tcW w:w="2921" w:type="dxa"/>
            <w:shd w:val="clear" w:color="auto" w:fill="auto"/>
            <w:vAlign w:val="center"/>
          </w:tcPr>
          <w:p w14:paraId="71001119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28/03/17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2A9CE671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Alteração do documento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6041485A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Daniele</w:t>
            </w:r>
          </w:p>
        </w:tc>
      </w:tr>
      <w:tr w:rsidR="00053A49" w14:paraId="0B22223D" w14:textId="77777777" w:rsidTr="007316BB">
        <w:trPr>
          <w:trHeight w:val="167"/>
        </w:trPr>
        <w:tc>
          <w:tcPr>
            <w:tcW w:w="2921" w:type="dxa"/>
            <w:shd w:val="clear" w:color="auto" w:fill="auto"/>
            <w:vAlign w:val="center"/>
          </w:tcPr>
          <w:p w14:paraId="5D07DB19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18/05/17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116D46B8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Criação dos Requisitos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283EC541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Todos os integrantes</w:t>
            </w:r>
          </w:p>
        </w:tc>
      </w:tr>
      <w:tr w:rsidR="00053A49" w14:paraId="77D82DD9" w14:textId="77777777" w:rsidTr="007316BB">
        <w:trPr>
          <w:trHeight w:val="167"/>
        </w:trPr>
        <w:tc>
          <w:tcPr>
            <w:tcW w:w="2921" w:type="dxa"/>
            <w:shd w:val="clear" w:color="auto" w:fill="auto"/>
            <w:vAlign w:val="center"/>
          </w:tcPr>
          <w:p w14:paraId="3788268C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04/06/17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7D3B9F06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Correção do Projeto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7350A509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Daniele</w:t>
            </w:r>
          </w:p>
        </w:tc>
      </w:tr>
      <w:tr w:rsidR="00053A49" w14:paraId="6F11259E" w14:textId="77777777" w:rsidTr="007316BB">
        <w:trPr>
          <w:trHeight w:val="167"/>
        </w:trPr>
        <w:tc>
          <w:tcPr>
            <w:tcW w:w="2921" w:type="dxa"/>
            <w:shd w:val="clear" w:color="auto" w:fill="auto"/>
            <w:vAlign w:val="center"/>
          </w:tcPr>
          <w:p w14:paraId="3B63C71B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07/06/17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7DDA3896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Criação das Telas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37B9D445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Alex</w:t>
            </w:r>
          </w:p>
        </w:tc>
      </w:tr>
      <w:tr w:rsidR="00053A49" w14:paraId="1F0DEC7C" w14:textId="77777777" w:rsidTr="007316BB">
        <w:trPr>
          <w:trHeight w:val="167"/>
        </w:trPr>
        <w:tc>
          <w:tcPr>
            <w:tcW w:w="2921" w:type="dxa"/>
            <w:shd w:val="clear" w:color="auto" w:fill="auto"/>
            <w:vAlign w:val="center"/>
          </w:tcPr>
          <w:p w14:paraId="7FDD1455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08/06/16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5F61FD7C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Caso de Uso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4D465A95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Vinicius</w:t>
            </w:r>
          </w:p>
        </w:tc>
      </w:tr>
      <w:tr w:rsidR="00184000" w14:paraId="1DB16ECB" w14:textId="77777777" w:rsidTr="007316BB">
        <w:trPr>
          <w:trHeight w:val="167"/>
        </w:trPr>
        <w:tc>
          <w:tcPr>
            <w:tcW w:w="2921" w:type="dxa"/>
            <w:shd w:val="clear" w:color="auto" w:fill="auto"/>
            <w:vAlign w:val="center"/>
          </w:tcPr>
          <w:p w14:paraId="7436092A" w14:textId="77777777" w:rsidR="00184000" w:rsidRPr="00874527" w:rsidRDefault="00184000" w:rsidP="00BA20B8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08/06/17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580A9255" w14:textId="77777777" w:rsidR="00184000" w:rsidRPr="00874527" w:rsidRDefault="00184000" w:rsidP="00BA20B8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Revisão Geral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289CAD4F" w14:textId="77777777" w:rsidR="00184000" w:rsidRPr="00874527" w:rsidRDefault="00184000" w:rsidP="00BA20B8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proofErr w:type="spellStart"/>
            <w:r w:rsidRPr="00874527">
              <w:rPr>
                <w:bCs/>
                <w:szCs w:val="24"/>
              </w:rPr>
              <w:t>Katharina</w:t>
            </w:r>
            <w:proofErr w:type="spellEnd"/>
          </w:p>
        </w:tc>
      </w:tr>
      <w:tr w:rsidR="00DD5CFD" w14:paraId="748FC7A1" w14:textId="77777777" w:rsidTr="007316BB">
        <w:trPr>
          <w:trHeight w:val="722"/>
        </w:trPr>
        <w:tc>
          <w:tcPr>
            <w:tcW w:w="2921" w:type="dxa"/>
            <w:shd w:val="clear" w:color="auto" w:fill="auto"/>
            <w:vAlign w:val="center"/>
          </w:tcPr>
          <w:p w14:paraId="3AF412FA" w14:textId="77777777" w:rsidR="00DD5CFD" w:rsidRPr="00874527" w:rsidRDefault="00DD5CFD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16/</w:t>
            </w:r>
            <w:r w:rsidR="00184000">
              <w:rPr>
                <w:bCs/>
                <w:szCs w:val="24"/>
              </w:rPr>
              <w:t>0</w:t>
            </w:r>
            <w:r>
              <w:rPr>
                <w:bCs/>
                <w:szCs w:val="24"/>
              </w:rPr>
              <w:t>8/17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4088C142" w14:textId="77777777" w:rsidR="00DD5CFD" w:rsidRPr="00874527" w:rsidRDefault="00DD5CFD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Revis</w:t>
            </w:r>
            <w:r w:rsidR="0006167C">
              <w:rPr>
                <w:bCs/>
                <w:szCs w:val="24"/>
              </w:rPr>
              <w:t>ã</w:t>
            </w:r>
            <w:r>
              <w:rPr>
                <w:bCs/>
                <w:szCs w:val="24"/>
              </w:rPr>
              <w:t>o Requis</w:t>
            </w:r>
            <w:r w:rsidR="0006167C">
              <w:rPr>
                <w:bCs/>
                <w:szCs w:val="24"/>
              </w:rPr>
              <w:t>i</w:t>
            </w:r>
            <w:r>
              <w:rPr>
                <w:bCs/>
                <w:szCs w:val="24"/>
              </w:rPr>
              <w:t>tos Funcionais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596AE2E8" w14:textId="77777777" w:rsidR="00DD5CFD" w:rsidRPr="00874527" w:rsidRDefault="00DD5CFD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Profa. Silvia</w:t>
            </w:r>
          </w:p>
        </w:tc>
      </w:tr>
      <w:tr w:rsidR="00184000" w14:paraId="6272A847" w14:textId="77777777" w:rsidTr="007316BB">
        <w:trPr>
          <w:trHeight w:val="722"/>
        </w:trPr>
        <w:tc>
          <w:tcPr>
            <w:tcW w:w="2921" w:type="dxa"/>
            <w:shd w:val="clear" w:color="auto" w:fill="auto"/>
            <w:vAlign w:val="center"/>
          </w:tcPr>
          <w:p w14:paraId="4AEA542A" w14:textId="77777777" w:rsidR="00184000" w:rsidRDefault="00184000" w:rsidP="00184000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16/10/17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1AAB9FA9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Revisão dos Requisitos Funcionais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4518C60D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Vinicius / Daniele</w:t>
            </w:r>
          </w:p>
        </w:tc>
      </w:tr>
      <w:tr w:rsidR="00184000" w14:paraId="71C14839" w14:textId="77777777" w:rsidTr="007316BB">
        <w:trPr>
          <w:trHeight w:val="722"/>
        </w:trPr>
        <w:tc>
          <w:tcPr>
            <w:tcW w:w="2921" w:type="dxa"/>
            <w:shd w:val="clear" w:color="auto" w:fill="auto"/>
            <w:vAlign w:val="center"/>
          </w:tcPr>
          <w:p w14:paraId="63AE978A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25/10/17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3BF86A9D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Diagrama de Classe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441EEEF0" w14:textId="77777777" w:rsidR="00184000" w:rsidRDefault="00184000" w:rsidP="00184000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Alex</w:t>
            </w:r>
          </w:p>
        </w:tc>
      </w:tr>
      <w:tr w:rsidR="00184000" w14:paraId="15AD661A" w14:textId="77777777" w:rsidTr="007316BB">
        <w:trPr>
          <w:trHeight w:val="722"/>
        </w:trPr>
        <w:tc>
          <w:tcPr>
            <w:tcW w:w="2921" w:type="dxa"/>
            <w:shd w:val="clear" w:color="auto" w:fill="auto"/>
            <w:vAlign w:val="center"/>
          </w:tcPr>
          <w:p w14:paraId="1EFCA726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28/10/17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5DA51AC5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Diagrama de Sequência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2200D9BA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Vinicius</w:t>
            </w:r>
          </w:p>
        </w:tc>
      </w:tr>
      <w:tr w:rsidR="00184000" w14:paraId="12ED34E7" w14:textId="77777777" w:rsidTr="007316BB">
        <w:trPr>
          <w:trHeight w:val="722"/>
        </w:trPr>
        <w:tc>
          <w:tcPr>
            <w:tcW w:w="2921" w:type="dxa"/>
            <w:shd w:val="clear" w:color="auto" w:fill="auto"/>
            <w:vAlign w:val="center"/>
          </w:tcPr>
          <w:p w14:paraId="3832A965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10/11/17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0A995924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Criação das telas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37FD7E90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Daniele</w:t>
            </w:r>
          </w:p>
        </w:tc>
      </w:tr>
      <w:tr w:rsidR="00184000" w14:paraId="069FFD3B" w14:textId="77777777" w:rsidTr="007316BB">
        <w:trPr>
          <w:trHeight w:val="722"/>
        </w:trPr>
        <w:tc>
          <w:tcPr>
            <w:tcW w:w="2921" w:type="dxa"/>
            <w:shd w:val="clear" w:color="auto" w:fill="auto"/>
            <w:vAlign w:val="center"/>
          </w:tcPr>
          <w:p w14:paraId="31134C8C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12/11/17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4C6C6D67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Diagrama de Atividade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76ADDA63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Vinicius</w:t>
            </w:r>
          </w:p>
        </w:tc>
      </w:tr>
      <w:tr w:rsidR="0090052F" w14:paraId="4AB5C322" w14:textId="77777777" w:rsidTr="007316BB">
        <w:trPr>
          <w:trHeight w:val="722"/>
        </w:trPr>
        <w:tc>
          <w:tcPr>
            <w:tcW w:w="2921" w:type="dxa"/>
            <w:shd w:val="clear" w:color="auto" w:fill="auto"/>
            <w:vAlign w:val="center"/>
          </w:tcPr>
          <w:p w14:paraId="42C27E40" w14:textId="77777777" w:rsidR="0090052F" w:rsidRDefault="0090052F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22/11/17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3A723178" w14:textId="77777777" w:rsidR="0090052F" w:rsidRDefault="0090052F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Formatação do MR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49E0A8BA" w14:textId="77777777" w:rsidR="0090052F" w:rsidRDefault="0090052F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proofErr w:type="spellStart"/>
            <w:r>
              <w:rPr>
                <w:bCs/>
                <w:szCs w:val="24"/>
              </w:rPr>
              <w:t>Katharina</w:t>
            </w:r>
            <w:proofErr w:type="spellEnd"/>
          </w:p>
        </w:tc>
      </w:tr>
      <w:tr w:rsidR="00184000" w14:paraId="119BCDFC" w14:textId="77777777" w:rsidTr="007316BB">
        <w:trPr>
          <w:trHeight w:val="722"/>
        </w:trPr>
        <w:tc>
          <w:tcPr>
            <w:tcW w:w="2921" w:type="dxa"/>
            <w:shd w:val="clear" w:color="auto" w:fill="auto"/>
            <w:vAlign w:val="center"/>
          </w:tcPr>
          <w:p w14:paraId="3A0BC7D8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lastRenderedPageBreak/>
              <w:t>27/11/17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70FE70CC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 xml:space="preserve">Revisão Geral 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6C3A3F50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Alex/Daniele/Vinicius</w:t>
            </w:r>
          </w:p>
        </w:tc>
      </w:tr>
      <w:tr w:rsidR="00C339C4" w14:paraId="7450CC61" w14:textId="77777777" w:rsidTr="007316BB">
        <w:trPr>
          <w:trHeight w:val="722"/>
        </w:trPr>
        <w:tc>
          <w:tcPr>
            <w:tcW w:w="2921" w:type="dxa"/>
            <w:shd w:val="clear" w:color="auto" w:fill="auto"/>
            <w:vAlign w:val="center"/>
          </w:tcPr>
          <w:p w14:paraId="213A0202" w14:textId="77777777" w:rsidR="00C339C4" w:rsidRDefault="00C339C4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13/03/2018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496BC8D0" w14:textId="77777777" w:rsidR="00C339C4" w:rsidRDefault="00C339C4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Revisão do UML, Requisitos Não Funcionais, Objetivo do Sistema.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4703B558" w14:textId="77777777" w:rsidR="00C339C4" w:rsidRDefault="00C339C4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Vinicius Yamashita</w:t>
            </w:r>
          </w:p>
        </w:tc>
      </w:tr>
      <w:tr w:rsidR="000B5504" w14:paraId="2C52A706" w14:textId="77777777" w:rsidTr="007316BB">
        <w:trPr>
          <w:trHeight w:val="722"/>
        </w:trPr>
        <w:tc>
          <w:tcPr>
            <w:tcW w:w="2921" w:type="dxa"/>
            <w:shd w:val="clear" w:color="auto" w:fill="auto"/>
            <w:vAlign w:val="center"/>
          </w:tcPr>
          <w:p w14:paraId="66E8078C" w14:textId="0A4AAEF5" w:rsidR="000B5504" w:rsidRDefault="000B5504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22/03/2018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6E76828A" w14:textId="6A0D0D84" w:rsidR="000B5504" w:rsidRDefault="000B5504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Revisão de Diagramas e Requisitos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537AE291" w14:textId="3D7F2E0B" w:rsidR="000B5504" w:rsidRDefault="000B5504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Alex/Vinicius</w:t>
            </w:r>
          </w:p>
        </w:tc>
      </w:tr>
      <w:tr w:rsidR="007316BB" w14:paraId="16E777FB" w14:textId="77777777" w:rsidTr="007316BB">
        <w:trPr>
          <w:trHeight w:val="722"/>
        </w:trPr>
        <w:tc>
          <w:tcPr>
            <w:tcW w:w="2921" w:type="dxa"/>
            <w:shd w:val="clear" w:color="auto" w:fill="auto"/>
            <w:vAlign w:val="center"/>
          </w:tcPr>
          <w:p w14:paraId="3CC7865B" w14:textId="7172AFDB" w:rsidR="007316BB" w:rsidRDefault="007316BB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20/06/2018</w:t>
            </w:r>
          </w:p>
        </w:tc>
        <w:tc>
          <w:tcPr>
            <w:tcW w:w="2939" w:type="dxa"/>
            <w:shd w:val="clear" w:color="auto" w:fill="auto"/>
            <w:vAlign w:val="center"/>
          </w:tcPr>
          <w:p w14:paraId="225DBA67" w14:textId="77777777" w:rsidR="007316BB" w:rsidRDefault="007316BB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 xml:space="preserve">Revisão Geral e Final </w:t>
            </w:r>
          </w:p>
          <w:p w14:paraId="4D7A32C4" w14:textId="465768D6" w:rsidR="007316BB" w:rsidRDefault="007316BB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do Documento</w:t>
            </w:r>
          </w:p>
        </w:tc>
        <w:tc>
          <w:tcPr>
            <w:tcW w:w="2969" w:type="dxa"/>
            <w:shd w:val="clear" w:color="auto" w:fill="auto"/>
            <w:vAlign w:val="center"/>
          </w:tcPr>
          <w:p w14:paraId="63FA5DA5" w14:textId="693C801D" w:rsidR="007316BB" w:rsidRDefault="007316BB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Daniele/</w:t>
            </w:r>
            <w:proofErr w:type="spellStart"/>
            <w:r>
              <w:rPr>
                <w:bCs/>
                <w:szCs w:val="24"/>
              </w:rPr>
              <w:t>Katharina</w:t>
            </w:r>
            <w:proofErr w:type="spellEnd"/>
          </w:p>
        </w:tc>
      </w:tr>
    </w:tbl>
    <w:p w14:paraId="5ABD9627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36364C2E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5C155DC5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3ABB3F56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3C7987E1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1D5EA113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525623AD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4DA39284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1738B6A9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75C429AA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017F4869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0B099C1F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56DEA31E" w14:textId="5F3622A0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3ADB4591" w14:textId="77777777" w:rsidR="007316BB" w:rsidRDefault="007316BB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362488EB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3CF6246C" w14:textId="1CCBB093" w:rsidR="00127D92" w:rsidRDefault="00127D92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49E00A7E" w14:textId="77777777" w:rsidR="00053A49" w:rsidRPr="00053A49" w:rsidRDefault="00053A49" w:rsidP="00053A49">
      <w:pPr>
        <w:pStyle w:val="CabealhodoSumrio"/>
        <w:jc w:val="center"/>
        <w:rPr>
          <w:rFonts w:ascii="Arial" w:hAnsi="Arial" w:cs="Arial"/>
          <w:b/>
          <w:color w:val="auto"/>
          <w:sz w:val="24"/>
          <w:szCs w:val="24"/>
        </w:rPr>
      </w:pPr>
      <w:r w:rsidRPr="00053A49">
        <w:rPr>
          <w:rFonts w:ascii="Arial" w:hAnsi="Arial" w:cs="Arial"/>
          <w:b/>
          <w:color w:val="auto"/>
          <w:sz w:val="24"/>
          <w:szCs w:val="24"/>
        </w:rPr>
        <w:lastRenderedPageBreak/>
        <w:t>Sumário</w:t>
      </w:r>
    </w:p>
    <w:p w14:paraId="218D7CAB" w14:textId="77777777" w:rsidR="004D6EBE" w:rsidRDefault="00F83407">
      <w:pPr>
        <w:pStyle w:val="Sumrio1"/>
        <w:tabs>
          <w:tab w:val="right" w:leader="dot" w:pos="9061"/>
        </w:tabs>
        <w:rPr>
          <w:noProof/>
        </w:rPr>
      </w:pPr>
      <w:r>
        <w:rPr>
          <w:szCs w:val="24"/>
        </w:rPr>
        <w:t xml:space="preserve"> </w:t>
      </w:r>
      <w:r w:rsidR="00783614" w:rsidRPr="00053A49">
        <w:rPr>
          <w:szCs w:val="24"/>
        </w:rPr>
        <w:fldChar w:fldCharType="begin"/>
      </w:r>
      <w:r w:rsidR="00053A49" w:rsidRPr="00053A49">
        <w:rPr>
          <w:szCs w:val="24"/>
        </w:rPr>
        <w:instrText xml:space="preserve"> TOC \o "1-3" \h \z \u </w:instrText>
      </w:r>
      <w:r w:rsidR="00783614" w:rsidRPr="00053A49">
        <w:rPr>
          <w:szCs w:val="24"/>
        </w:rPr>
        <w:fldChar w:fldCharType="separate"/>
      </w:r>
    </w:p>
    <w:p w14:paraId="4BF473C1" w14:textId="2A573104" w:rsidR="004D6EBE" w:rsidRDefault="004D6EB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43" w:history="1">
        <w:r w:rsidRPr="00436F97">
          <w:rPr>
            <w:rStyle w:val="Hyperlink"/>
            <w:noProof/>
          </w:rPr>
          <w:t>1. 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_Toc517342743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C097F76" w14:textId="51197B0C" w:rsidR="004D6EBE" w:rsidRDefault="00F67598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44" w:history="1">
        <w:r w:rsidR="004D6EBE" w:rsidRPr="00436F97">
          <w:rPr>
            <w:rStyle w:val="Hyperlink"/>
            <w:noProof/>
          </w:rPr>
          <w:t>1.1.</w:t>
        </w:r>
        <w:r w:rsidR="004D6EBE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4D6EBE" w:rsidRPr="00436F97">
          <w:rPr>
            <w:rStyle w:val="Hyperlink"/>
            <w:noProof/>
          </w:rPr>
          <w:t>Tema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_Toc517342744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7</w:t>
        </w:r>
        <w:r w:rsidR="004D6EBE">
          <w:rPr>
            <w:noProof/>
            <w:webHidden/>
          </w:rPr>
          <w:fldChar w:fldCharType="end"/>
        </w:r>
      </w:hyperlink>
    </w:p>
    <w:p w14:paraId="136BD598" w14:textId="5467AB46" w:rsidR="004D6EBE" w:rsidRDefault="00F67598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45" w:history="1">
        <w:r w:rsidR="004D6EBE" w:rsidRPr="00436F97">
          <w:rPr>
            <w:rStyle w:val="Hyperlink"/>
            <w:noProof/>
          </w:rPr>
          <w:t>1.2.</w:t>
        </w:r>
        <w:r w:rsidR="004D6EBE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4D6EBE" w:rsidRPr="00436F97">
          <w:rPr>
            <w:rStyle w:val="Hyperlink"/>
            <w:noProof/>
          </w:rPr>
          <w:t>Objetivo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_Toc517342745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7</w:t>
        </w:r>
        <w:r w:rsidR="004D6EBE">
          <w:rPr>
            <w:noProof/>
            <w:webHidden/>
          </w:rPr>
          <w:fldChar w:fldCharType="end"/>
        </w:r>
      </w:hyperlink>
    </w:p>
    <w:p w14:paraId="2AEDE849" w14:textId="2D1FD99B" w:rsidR="004D6EBE" w:rsidRDefault="00F67598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46" w:history="1">
        <w:r w:rsidR="004D6EBE" w:rsidRPr="00436F97">
          <w:rPr>
            <w:rStyle w:val="Hyperlink"/>
            <w:noProof/>
          </w:rPr>
          <w:t>1.3.</w:t>
        </w:r>
        <w:r w:rsidR="004D6EBE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4D6EBE" w:rsidRPr="00436F97">
          <w:rPr>
            <w:rStyle w:val="Hyperlink"/>
            <w:noProof/>
          </w:rPr>
          <w:t>Delimitação do Problema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_Toc517342746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7</w:t>
        </w:r>
        <w:r w:rsidR="004D6EBE">
          <w:rPr>
            <w:noProof/>
            <w:webHidden/>
          </w:rPr>
          <w:fldChar w:fldCharType="end"/>
        </w:r>
      </w:hyperlink>
    </w:p>
    <w:p w14:paraId="03F4F79D" w14:textId="5AA701D0" w:rsidR="004D6EBE" w:rsidRDefault="00F6759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47" w:history="1">
        <w:r w:rsidR="004D6EBE" w:rsidRPr="00436F97">
          <w:rPr>
            <w:rStyle w:val="Hyperlink"/>
            <w:noProof/>
          </w:rPr>
          <w:t>1.4. Justificativa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_Toc517342747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7</w:t>
        </w:r>
        <w:r w:rsidR="004D6EBE">
          <w:rPr>
            <w:noProof/>
            <w:webHidden/>
          </w:rPr>
          <w:fldChar w:fldCharType="end"/>
        </w:r>
      </w:hyperlink>
    </w:p>
    <w:p w14:paraId="67CBF343" w14:textId="1903F1A4" w:rsidR="004D6EBE" w:rsidRDefault="00F6759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48" w:history="1">
        <w:r w:rsidR="004D6EBE" w:rsidRPr="00436F97">
          <w:rPr>
            <w:rStyle w:val="Hyperlink"/>
            <w:noProof/>
          </w:rPr>
          <w:t>1.5. Método de Trabalho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_Toc517342748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7</w:t>
        </w:r>
        <w:r w:rsidR="004D6EBE">
          <w:rPr>
            <w:noProof/>
            <w:webHidden/>
          </w:rPr>
          <w:fldChar w:fldCharType="end"/>
        </w:r>
      </w:hyperlink>
    </w:p>
    <w:p w14:paraId="16403825" w14:textId="3AABCC50" w:rsidR="004D6EBE" w:rsidRDefault="00F6759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49" w:history="1">
        <w:r w:rsidR="004D6EBE" w:rsidRPr="00436F97">
          <w:rPr>
            <w:rStyle w:val="Hyperlink"/>
            <w:noProof/>
          </w:rPr>
          <w:t>1.6. Organização do Trabalho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_Toc517342749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9</w:t>
        </w:r>
        <w:r w:rsidR="004D6EBE">
          <w:rPr>
            <w:noProof/>
            <w:webHidden/>
          </w:rPr>
          <w:fldChar w:fldCharType="end"/>
        </w:r>
      </w:hyperlink>
    </w:p>
    <w:p w14:paraId="38B69F03" w14:textId="453285FC" w:rsidR="004D6EBE" w:rsidRDefault="00F6759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50" w:history="1">
        <w:r w:rsidR="004D6EBE" w:rsidRPr="00436F97">
          <w:rPr>
            <w:rStyle w:val="Hyperlink"/>
            <w:noProof/>
          </w:rPr>
          <w:t>1.7. Glossário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_Toc517342750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9</w:t>
        </w:r>
        <w:r w:rsidR="004D6EBE">
          <w:rPr>
            <w:noProof/>
            <w:webHidden/>
          </w:rPr>
          <w:fldChar w:fldCharType="end"/>
        </w:r>
      </w:hyperlink>
    </w:p>
    <w:p w14:paraId="50FEF913" w14:textId="0BAD688C" w:rsidR="004D6EBE" w:rsidRDefault="00F6759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51" w:history="1">
        <w:r w:rsidR="004D6EBE" w:rsidRPr="00436F97">
          <w:rPr>
            <w:rStyle w:val="Hyperlink"/>
            <w:noProof/>
          </w:rPr>
          <w:t>2. Descrição Geral do Sistema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_Toc517342751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10</w:t>
        </w:r>
        <w:r w:rsidR="004D6EBE">
          <w:rPr>
            <w:noProof/>
            <w:webHidden/>
          </w:rPr>
          <w:fldChar w:fldCharType="end"/>
        </w:r>
      </w:hyperlink>
    </w:p>
    <w:p w14:paraId="60A63693" w14:textId="4AD28054" w:rsidR="004D6EBE" w:rsidRDefault="00F6759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52" w:history="1">
        <w:r w:rsidR="004D6EBE" w:rsidRPr="00436F97">
          <w:rPr>
            <w:rStyle w:val="Hyperlink"/>
            <w:noProof/>
          </w:rPr>
          <w:t>2.1. Descrição do Problema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_Toc517342752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10</w:t>
        </w:r>
        <w:r w:rsidR="004D6EBE">
          <w:rPr>
            <w:noProof/>
            <w:webHidden/>
          </w:rPr>
          <w:fldChar w:fldCharType="end"/>
        </w:r>
      </w:hyperlink>
    </w:p>
    <w:p w14:paraId="63889C16" w14:textId="35F3E9A9" w:rsidR="004D6EBE" w:rsidRDefault="00F6759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53" w:history="1">
        <w:r w:rsidR="004D6EBE" w:rsidRPr="00436F97">
          <w:rPr>
            <w:rStyle w:val="Hyperlink"/>
            <w:noProof/>
          </w:rPr>
          <w:t>2.2. Objetivo do Sistema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_Toc517342753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10</w:t>
        </w:r>
        <w:r w:rsidR="004D6EBE">
          <w:rPr>
            <w:noProof/>
            <w:webHidden/>
          </w:rPr>
          <w:fldChar w:fldCharType="end"/>
        </w:r>
      </w:hyperlink>
    </w:p>
    <w:p w14:paraId="0AD8ED69" w14:textId="32056770" w:rsidR="004D6EBE" w:rsidRDefault="00F6759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54" w:history="1">
        <w:r w:rsidR="004D6EBE" w:rsidRPr="00436F97">
          <w:rPr>
            <w:rStyle w:val="Hyperlink"/>
            <w:noProof/>
          </w:rPr>
          <w:t>2.3. Principais envolvidos e suas Características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_Toc517342754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11</w:t>
        </w:r>
        <w:r w:rsidR="004D6EBE">
          <w:rPr>
            <w:noProof/>
            <w:webHidden/>
          </w:rPr>
          <w:fldChar w:fldCharType="end"/>
        </w:r>
      </w:hyperlink>
    </w:p>
    <w:p w14:paraId="3F187A76" w14:textId="32DEA6ED" w:rsidR="004D6EBE" w:rsidRDefault="00F67598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55" w:history="1">
        <w:r w:rsidR="004D6EBE" w:rsidRPr="00436F97">
          <w:rPr>
            <w:rStyle w:val="Hyperlink"/>
            <w:noProof/>
          </w:rPr>
          <w:t>2.3.1. Usuários do Sistema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_Toc517342755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11</w:t>
        </w:r>
        <w:r w:rsidR="004D6EBE">
          <w:rPr>
            <w:noProof/>
            <w:webHidden/>
          </w:rPr>
          <w:fldChar w:fldCharType="end"/>
        </w:r>
      </w:hyperlink>
    </w:p>
    <w:p w14:paraId="291EC5E1" w14:textId="77B1F35D" w:rsidR="004D6EBE" w:rsidRDefault="00F67598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56" w:history="1">
        <w:r w:rsidR="004D6EBE" w:rsidRPr="00436F97">
          <w:rPr>
            <w:rStyle w:val="Hyperlink"/>
            <w:noProof/>
          </w:rPr>
          <w:t>2.3.2. Desenvolvedores do Sistema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_Toc517342756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11</w:t>
        </w:r>
        <w:r w:rsidR="004D6EBE">
          <w:rPr>
            <w:noProof/>
            <w:webHidden/>
          </w:rPr>
          <w:fldChar w:fldCharType="end"/>
        </w:r>
      </w:hyperlink>
    </w:p>
    <w:p w14:paraId="1C9A0761" w14:textId="131723C8" w:rsidR="004D6EBE" w:rsidRDefault="00F6759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57" w:history="1">
        <w:r w:rsidR="004D6EBE" w:rsidRPr="00436F97">
          <w:rPr>
            <w:rStyle w:val="Hyperlink"/>
            <w:noProof/>
          </w:rPr>
          <w:t>2.4. Regras de Negócio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_Toc517342757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11</w:t>
        </w:r>
        <w:r w:rsidR="004D6EBE">
          <w:rPr>
            <w:noProof/>
            <w:webHidden/>
          </w:rPr>
          <w:fldChar w:fldCharType="end"/>
        </w:r>
      </w:hyperlink>
    </w:p>
    <w:p w14:paraId="5C19E862" w14:textId="65DE6E4C" w:rsidR="004D6EBE" w:rsidRDefault="00F6759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58" w:history="1">
        <w:r w:rsidR="004D6EBE" w:rsidRPr="00436F97">
          <w:rPr>
            <w:rStyle w:val="Hyperlink"/>
            <w:noProof/>
          </w:rPr>
          <w:t>3. Requisitos do Sistema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_Toc517342758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12</w:t>
        </w:r>
        <w:r w:rsidR="004D6EBE">
          <w:rPr>
            <w:noProof/>
            <w:webHidden/>
          </w:rPr>
          <w:fldChar w:fldCharType="end"/>
        </w:r>
      </w:hyperlink>
    </w:p>
    <w:p w14:paraId="68F4D0C4" w14:textId="0F0B7CA7" w:rsidR="004D6EBE" w:rsidRDefault="00F6759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59" w:history="1">
        <w:r w:rsidR="004D6EBE" w:rsidRPr="00436F97">
          <w:rPr>
            <w:rStyle w:val="Hyperlink"/>
            <w:noProof/>
          </w:rPr>
          <w:t>3.1. Requisitos Funcionais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_Toc517342759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12</w:t>
        </w:r>
        <w:r w:rsidR="004D6EBE">
          <w:rPr>
            <w:noProof/>
            <w:webHidden/>
          </w:rPr>
          <w:fldChar w:fldCharType="end"/>
        </w:r>
      </w:hyperlink>
    </w:p>
    <w:p w14:paraId="12F9CEE4" w14:textId="5527CA06" w:rsidR="004D6EBE" w:rsidRDefault="00F6759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60" w:history="1">
        <w:r w:rsidR="004D6EBE" w:rsidRPr="00436F97">
          <w:rPr>
            <w:rStyle w:val="Hyperlink"/>
            <w:noProof/>
          </w:rPr>
          <w:t>3.2. Requisitos Não-Funcionais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_Toc517342760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17</w:t>
        </w:r>
        <w:r w:rsidR="004D6EBE">
          <w:rPr>
            <w:noProof/>
            <w:webHidden/>
          </w:rPr>
          <w:fldChar w:fldCharType="end"/>
        </w:r>
      </w:hyperlink>
    </w:p>
    <w:p w14:paraId="1482B295" w14:textId="03D2AFC2" w:rsidR="004D6EBE" w:rsidRDefault="00F6759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61" w:history="1">
        <w:r w:rsidR="004D6EBE" w:rsidRPr="00436F97">
          <w:rPr>
            <w:rStyle w:val="Hyperlink"/>
            <w:noProof/>
          </w:rPr>
          <w:t>4. Diagramas de Caso de Uso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_Toc517342761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18</w:t>
        </w:r>
        <w:r w:rsidR="004D6EBE">
          <w:rPr>
            <w:noProof/>
            <w:webHidden/>
          </w:rPr>
          <w:fldChar w:fldCharType="end"/>
        </w:r>
      </w:hyperlink>
    </w:p>
    <w:p w14:paraId="7509C8FB" w14:textId="165B904D" w:rsidR="004D6EBE" w:rsidRDefault="00F6759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62" w:history="1">
        <w:r w:rsidR="004D6EBE" w:rsidRPr="00436F97">
          <w:rPr>
            <w:rStyle w:val="Hyperlink"/>
            <w:noProof/>
          </w:rPr>
          <w:t>5. Protótipo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_Toc517342762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32</w:t>
        </w:r>
        <w:r w:rsidR="004D6EBE">
          <w:rPr>
            <w:noProof/>
            <w:webHidden/>
          </w:rPr>
          <w:fldChar w:fldCharType="end"/>
        </w:r>
      </w:hyperlink>
    </w:p>
    <w:p w14:paraId="137030A2" w14:textId="64FB0F53" w:rsidR="004D6EBE" w:rsidRDefault="00F6759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67" w:history="1">
        <w:r w:rsidR="004D6EBE" w:rsidRPr="00436F97">
          <w:rPr>
            <w:rStyle w:val="Hyperlink"/>
            <w:noProof/>
          </w:rPr>
          <w:t>5.1 Cadastrar Usuário Analista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_Toc517342767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32</w:t>
        </w:r>
        <w:r w:rsidR="004D6EBE">
          <w:rPr>
            <w:noProof/>
            <w:webHidden/>
          </w:rPr>
          <w:fldChar w:fldCharType="end"/>
        </w:r>
      </w:hyperlink>
    </w:p>
    <w:p w14:paraId="52067C9C" w14:textId="3125A3AF" w:rsidR="004D6EBE" w:rsidRDefault="00F6759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71" w:history="1">
        <w:r w:rsidR="004D6EBE" w:rsidRPr="00436F97">
          <w:rPr>
            <w:rStyle w:val="Hyperlink"/>
            <w:noProof/>
          </w:rPr>
          <w:t>5.2 Consultar Acervo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_Toc517342771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33</w:t>
        </w:r>
        <w:r w:rsidR="004D6EBE">
          <w:rPr>
            <w:noProof/>
            <w:webHidden/>
          </w:rPr>
          <w:fldChar w:fldCharType="end"/>
        </w:r>
      </w:hyperlink>
    </w:p>
    <w:p w14:paraId="5DE74AA1" w14:textId="40F98B20" w:rsidR="004D6EBE" w:rsidRDefault="00F6759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75" w:history="1">
        <w:r w:rsidR="004D6EBE" w:rsidRPr="00436F97">
          <w:rPr>
            <w:rStyle w:val="Hyperlink"/>
            <w:noProof/>
          </w:rPr>
          <w:t>5.3 Dar feedback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_Toc517342775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34</w:t>
        </w:r>
        <w:r w:rsidR="004D6EBE">
          <w:rPr>
            <w:noProof/>
            <w:webHidden/>
          </w:rPr>
          <w:fldChar w:fldCharType="end"/>
        </w:r>
      </w:hyperlink>
    </w:p>
    <w:p w14:paraId="0D26FA27" w14:textId="7E407B33" w:rsidR="004D6EBE" w:rsidRDefault="00F6759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76" w:history="1">
        <w:r w:rsidR="004D6EBE" w:rsidRPr="00436F97">
          <w:rPr>
            <w:rStyle w:val="Hyperlink"/>
            <w:noProof/>
          </w:rPr>
          <w:t>5.4 Tela Inicial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_Toc517342776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35</w:t>
        </w:r>
        <w:r w:rsidR="004D6EBE">
          <w:rPr>
            <w:noProof/>
            <w:webHidden/>
          </w:rPr>
          <w:fldChar w:fldCharType="end"/>
        </w:r>
      </w:hyperlink>
    </w:p>
    <w:p w14:paraId="2B5760B8" w14:textId="604D8228" w:rsidR="004D6EBE" w:rsidRDefault="00F6759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77" w:history="1">
        <w:r w:rsidR="004D6EBE" w:rsidRPr="00436F97">
          <w:rPr>
            <w:rStyle w:val="Hyperlink"/>
            <w:noProof/>
          </w:rPr>
          <w:t>5.5 Validar empresa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_Toc517342777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36</w:t>
        </w:r>
        <w:r w:rsidR="004D6EBE">
          <w:rPr>
            <w:noProof/>
            <w:webHidden/>
          </w:rPr>
          <w:fldChar w:fldCharType="end"/>
        </w:r>
      </w:hyperlink>
    </w:p>
    <w:p w14:paraId="52262F4F" w14:textId="07C6B91A" w:rsidR="004D6EBE" w:rsidRDefault="00F6759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78" w:history="1">
        <w:r w:rsidR="004D6EBE" w:rsidRPr="00436F97">
          <w:rPr>
            <w:rStyle w:val="Hyperlink"/>
            <w:noProof/>
          </w:rPr>
          <w:t>6. Diagramas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_Toc517342778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37</w:t>
        </w:r>
        <w:r w:rsidR="004D6EBE">
          <w:rPr>
            <w:noProof/>
            <w:webHidden/>
          </w:rPr>
          <w:fldChar w:fldCharType="end"/>
        </w:r>
      </w:hyperlink>
    </w:p>
    <w:p w14:paraId="1DF1D9F2" w14:textId="1F75D36E" w:rsidR="004D6EBE" w:rsidRDefault="00F6759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79" w:history="1">
        <w:r w:rsidR="004D6EBE" w:rsidRPr="00436F97">
          <w:rPr>
            <w:rStyle w:val="Hyperlink"/>
            <w:noProof/>
          </w:rPr>
          <w:t>6.1 Diagrama de Classes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_Toc517342779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37</w:t>
        </w:r>
        <w:r w:rsidR="004D6EBE">
          <w:rPr>
            <w:noProof/>
            <w:webHidden/>
          </w:rPr>
          <w:fldChar w:fldCharType="end"/>
        </w:r>
      </w:hyperlink>
    </w:p>
    <w:p w14:paraId="6242D022" w14:textId="692D231B" w:rsidR="004D6EBE" w:rsidRDefault="00F6759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80" w:history="1">
        <w:r w:rsidR="004D6EBE" w:rsidRPr="00436F97">
          <w:rPr>
            <w:rStyle w:val="Hyperlink"/>
            <w:noProof/>
          </w:rPr>
          <w:t>6.2 Diagrama de Atividade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_Toc517342780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37</w:t>
        </w:r>
        <w:r w:rsidR="004D6EBE">
          <w:rPr>
            <w:noProof/>
            <w:webHidden/>
          </w:rPr>
          <w:fldChar w:fldCharType="end"/>
        </w:r>
      </w:hyperlink>
    </w:p>
    <w:p w14:paraId="3837A389" w14:textId="457A06F9" w:rsidR="004D6EBE" w:rsidRDefault="00F6759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81" w:history="1">
        <w:r w:rsidR="004D6EBE" w:rsidRPr="00436F97">
          <w:rPr>
            <w:rStyle w:val="Hyperlink"/>
            <w:noProof/>
          </w:rPr>
          <w:t>6.3 Diagrama de Sequência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_Toc517342781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39</w:t>
        </w:r>
        <w:r w:rsidR="004D6EBE">
          <w:rPr>
            <w:noProof/>
            <w:webHidden/>
          </w:rPr>
          <w:fldChar w:fldCharType="end"/>
        </w:r>
      </w:hyperlink>
    </w:p>
    <w:p w14:paraId="498989EC" w14:textId="08CCE0D1" w:rsidR="004D6EBE" w:rsidRDefault="00F6759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82" w:history="1">
        <w:r w:rsidR="004D6EBE" w:rsidRPr="00436F97">
          <w:rPr>
            <w:rStyle w:val="Hyperlink"/>
            <w:noProof/>
          </w:rPr>
          <w:t>7. Minimundo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_Toc517342782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40</w:t>
        </w:r>
        <w:r w:rsidR="004D6EBE">
          <w:rPr>
            <w:noProof/>
            <w:webHidden/>
          </w:rPr>
          <w:fldChar w:fldCharType="end"/>
        </w:r>
      </w:hyperlink>
    </w:p>
    <w:p w14:paraId="3C7D03B1" w14:textId="5C6B1525" w:rsidR="004D6EBE" w:rsidRDefault="00F6759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83" w:history="1">
        <w:r w:rsidR="004D6EBE" w:rsidRPr="00436F97">
          <w:rPr>
            <w:rStyle w:val="Hyperlink"/>
            <w:noProof/>
          </w:rPr>
          <w:t>8. MR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_Toc517342783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41</w:t>
        </w:r>
        <w:r w:rsidR="004D6EBE">
          <w:rPr>
            <w:noProof/>
            <w:webHidden/>
          </w:rPr>
          <w:fldChar w:fldCharType="end"/>
        </w:r>
      </w:hyperlink>
    </w:p>
    <w:p w14:paraId="230378CA" w14:textId="7B5713B4" w:rsidR="004D6EBE" w:rsidRDefault="00F6759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7342784" w:history="1">
        <w:r w:rsidR="004D6EBE" w:rsidRPr="00436F97">
          <w:rPr>
            <w:rStyle w:val="Hyperlink"/>
            <w:noProof/>
          </w:rPr>
          <w:t>8.1. Dicionário de DADOS</w:t>
        </w:r>
        <w:r w:rsidR="004D6EBE">
          <w:rPr>
            <w:noProof/>
            <w:webHidden/>
          </w:rPr>
          <w:tab/>
        </w:r>
        <w:r w:rsidR="004D6EBE">
          <w:rPr>
            <w:noProof/>
            <w:webHidden/>
          </w:rPr>
          <w:fldChar w:fldCharType="begin"/>
        </w:r>
        <w:r w:rsidR="004D6EBE">
          <w:rPr>
            <w:noProof/>
            <w:webHidden/>
          </w:rPr>
          <w:instrText xml:space="preserve"> PAGEREF _Toc517342784 \h </w:instrText>
        </w:r>
        <w:r w:rsidR="004D6EBE">
          <w:rPr>
            <w:noProof/>
            <w:webHidden/>
          </w:rPr>
        </w:r>
        <w:r w:rsidR="004D6EBE">
          <w:rPr>
            <w:noProof/>
            <w:webHidden/>
          </w:rPr>
          <w:fldChar w:fldCharType="separate"/>
        </w:r>
        <w:r w:rsidR="004D6EBE">
          <w:rPr>
            <w:noProof/>
            <w:webHidden/>
          </w:rPr>
          <w:t>42</w:t>
        </w:r>
        <w:r w:rsidR="004D6EBE">
          <w:rPr>
            <w:noProof/>
            <w:webHidden/>
          </w:rPr>
          <w:fldChar w:fldCharType="end"/>
        </w:r>
      </w:hyperlink>
    </w:p>
    <w:p w14:paraId="4D81A6E7" w14:textId="77777777" w:rsidR="00053A49" w:rsidRDefault="00783614">
      <w:r w:rsidRPr="00053A49">
        <w:rPr>
          <w:b/>
          <w:bCs/>
          <w:szCs w:val="24"/>
        </w:rPr>
        <w:fldChar w:fldCharType="end"/>
      </w:r>
    </w:p>
    <w:p w14:paraId="01ECDB7E" w14:textId="77777777" w:rsidR="00053A49" w:rsidRDefault="00053A49" w:rsidP="00127D92">
      <w:pPr>
        <w:spacing w:after="160"/>
        <w:ind w:left="0" w:firstLine="0"/>
        <w:rPr>
          <w:b/>
          <w:bCs/>
          <w:szCs w:val="24"/>
        </w:rPr>
      </w:pPr>
    </w:p>
    <w:p w14:paraId="77EF2DB6" w14:textId="77777777" w:rsidR="000B5504" w:rsidRDefault="000B5504">
      <w:pPr>
        <w:spacing w:line="240" w:lineRule="auto"/>
        <w:ind w:left="0" w:firstLine="0"/>
        <w:jc w:val="left"/>
        <w:rPr>
          <w:rFonts w:cs="Times New Roman"/>
          <w:b/>
          <w:sz w:val="28"/>
          <w:szCs w:val="20"/>
          <w:lang w:eastAsia="pt-BR"/>
        </w:rPr>
      </w:pPr>
      <w:r>
        <w:br w:type="page"/>
      </w:r>
    </w:p>
    <w:p w14:paraId="76AD0FA4" w14:textId="5E6F8932" w:rsidR="00127D92" w:rsidRPr="009A12C6" w:rsidRDefault="00127D92" w:rsidP="00DF36B6">
      <w:pPr>
        <w:pStyle w:val="Ttulo1"/>
      </w:pPr>
      <w:bookmarkStart w:id="6" w:name="_Toc517342743"/>
      <w:r w:rsidRPr="665C9D43">
        <w:lastRenderedPageBreak/>
        <w:t>1. Introdução</w:t>
      </w:r>
      <w:bookmarkEnd w:id="6"/>
      <w:r w:rsidRPr="665C9D43">
        <w:t xml:space="preserve"> </w:t>
      </w:r>
    </w:p>
    <w:p w14:paraId="683E007D" w14:textId="77777777" w:rsidR="00127D92" w:rsidRPr="00956E86" w:rsidRDefault="00127D92" w:rsidP="00C16F1C">
      <w:pPr>
        <w:rPr>
          <w:b/>
        </w:rPr>
      </w:pPr>
      <w:bookmarkStart w:id="7" w:name="_Toc484724865"/>
      <w:bookmarkStart w:id="8" w:name="_Toc484725482"/>
      <w:bookmarkStart w:id="9" w:name="_Toc484725863"/>
      <w:bookmarkStart w:id="10" w:name="_Toc497684111"/>
      <w:r w:rsidRPr="00956E86">
        <w:t>Este capítulo apresentará as características principais do projeto.</w:t>
      </w:r>
      <w:bookmarkEnd w:id="7"/>
      <w:bookmarkEnd w:id="8"/>
      <w:bookmarkEnd w:id="9"/>
      <w:bookmarkEnd w:id="10"/>
    </w:p>
    <w:p w14:paraId="2DA59A32" w14:textId="77777777" w:rsidR="00127D92" w:rsidRDefault="00127D92" w:rsidP="00127D92"/>
    <w:p w14:paraId="45194163" w14:textId="77777777" w:rsidR="00127D92" w:rsidRPr="009A12C6" w:rsidRDefault="00127D92" w:rsidP="00127D92">
      <w:pPr>
        <w:pStyle w:val="Ttulo2"/>
        <w:numPr>
          <w:ilvl w:val="1"/>
          <w:numId w:val="3"/>
        </w:numPr>
        <w:spacing w:line="360" w:lineRule="auto"/>
        <w:jc w:val="both"/>
      </w:pPr>
      <w:bookmarkStart w:id="11" w:name="_Toc517342744"/>
      <w:r>
        <w:t>Tema</w:t>
      </w:r>
      <w:bookmarkEnd w:id="11"/>
      <w:r>
        <w:t xml:space="preserve"> </w:t>
      </w:r>
    </w:p>
    <w:p w14:paraId="74EE48E8" w14:textId="77777777" w:rsidR="00127D92" w:rsidRPr="009A12C6" w:rsidRDefault="00127D92" w:rsidP="00127D92">
      <w:pPr>
        <w:ind w:left="0" w:firstLine="0"/>
        <w:rPr>
          <w:szCs w:val="24"/>
        </w:rPr>
      </w:pPr>
      <w:r w:rsidRPr="665C9D43">
        <w:rPr>
          <w:szCs w:val="24"/>
        </w:rPr>
        <w:t>Este projeto traz como tema o desenvolvimento de um sistema de busca para estabelecimento</w:t>
      </w:r>
      <w:r w:rsidR="00984F59">
        <w:rPr>
          <w:szCs w:val="24"/>
        </w:rPr>
        <w:t>s</w:t>
      </w:r>
      <w:r w:rsidRPr="665C9D43">
        <w:rPr>
          <w:szCs w:val="24"/>
        </w:rPr>
        <w:t xml:space="preserve"> de comida.</w:t>
      </w:r>
    </w:p>
    <w:p w14:paraId="746FD33B" w14:textId="77777777" w:rsidR="00127D92" w:rsidRPr="009A12C6" w:rsidRDefault="00127D92" w:rsidP="00127D92">
      <w:pPr>
        <w:ind w:left="0" w:firstLine="0"/>
        <w:rPr>
          <w:szCs w:val="24"/>
        </w:rPr>
      </w:pPr>
    </w:p>
    <w:p w14:paraId="01076E75" w14:textId="77777777" w:rsidR="00127D92" w:rsidRPr="009A12C6" w:rsidRDefault="00127D92" w:rsidP="00127D92">
      <w:pPr>
        <w:pStyle w:val="Ttulo2"/>
        <w:numPr>
          <w:ilvl w:val="1"/>
          <w:numId w:val="3"/>
        </w:numPr>
        <w:spacing w:line="360" w:lineRule="auto"/>
        <w:jc w:val="both"/>
      </w:pPr>
      <w:bookmarkStart w:id="12" w:name="_Toc517342745"/>
      <w:r>
        <w:t>Objetivo</w:t>
      </w:r>
      <w:bookmarkEnd w:id="12"/>
      <w:r>
        <w:t xml:space="preserve"> </w:t>
      </w:r>
    </w:p>
    <w:p w14:paraId="152520E6" w14:textId="77777777" w:rsidR="00127D92" w:rsidRPr="009A12C6" w:rsidRDefault="00127D92" w:rsidP="00127D92">
      <w:pPr>
        <w:ind w:left="0" w:firstLine="0"/>
        <w:rPr>
          <w:szCs w:val="24"/>
        </w:rPr>
      </w:pPr>
      <w:r w:rsidRPr="665C9D43">
        <w:rPr>
          <w:szCs w:val="24"/>
        </w:rPr>
        <w:t>O objetivo deste projeto é o d</w:t>
      </w:r>
      <w:r>
        <w:rPr>
          <w:szCs w:val="24"/>
        </w:rPr>
        <w:t>esenvolvimento de um sistema</w:t>
      </w:r>
      <w:r w:rsidRPr="665C9D43">
        <w:rPr>
          <w:szCs w:val="24"/>
        </w:rPr>
        <w:t xml:space="preserve"> para auxiliar no serviço de busca de </w:t>
      </w:r>
      <w:r w:rsidR="0006167C">
        <w:rPr>
          <w:szCs w:val="24"/>
        </w:rPr>
        <w:t>hambúrguer</w:t>
      </w:r>
      <w:r w:rsidRPr="665C9D43">
        <w:rPr>
          <w:szCs w:val="24"/>
        </w:rPr>
        <w:t xml:space="preserve">, com </w:t>
      </w:r>
      <w:r w:rsidR="003F269A" w:rsidRPr="665C9D43">
        <w:rPr>
          <w:szCs w:val="24"/>
        </w:rPr>
        <w:t>a maior acessibilidade atrelada ao menor tempo gasto, tornando-o intuitivo e essencial</w:t>
      </w:r>
      <w:r w:rsidRPr="665C9D43">
        <w:rPr>
          <w:szCs w:val="24"/>
        </w:rPr>
        <w:t>.</w:t>
      </w:r>
    </w:p>
    <w:p w14:paraId="4C6BD958" w14:textId="77777777" w:rsidR="00127D92" w:rsidRPr="009A12C6" w:rsidRDefault="00127D92" w:rsidP="00127D92">
      <w:pPr>
        <w:ind w:left="0" w:firstLine="0"/>
        <w:rPr>
          <w:szCs w:val="24"/>
        </w:rPr>
      </w:pPr>
    </w:p>
    <w:p w14:paraId="607DD660" w14:textId="77777777" w:rsidR="00127D92" w:rsidRPr="00991DBB" w:rsidRDefault="00127D92" w:rsidP="00127D92">
      <w:pPr>
        <w:pStyle w:val="Ttulo2"/>
        <w:numPr>
          <w:ilvl w:val="1"/>
          <w:numId w:val="3"/>
        </w:numPr>
        <w:spacing w:line="360" w:lineRule="auto"/>
        <w:jc w:val="both"/>
      </w:pPr>
      <w:bookmarkStart w:id="13" w:name="_Toc517342746"/>
      <w:r>
        <w:t>Delimitação do Problema</w:t>
      </w:r>
      <w:bookmarkEnd w:id="13"/>
      <w:r>
        <w:t xml:space="preserve"> </w:t>
      </w:r>
    </w:p>
    <w:p w14:paraId="56961B75" w14:textId="77777777" w:rsidR="00127D92" w:rsidRPr="009A12C6" w:rsidRDefault="00127D92" w:rsidP="00127D92">
      <w:pPr>
        <w:ind w:left="0" w:firstLine="0"/>
        <w:rPr>
          <w:szCs w:val="24"/>
        </w:rPr>
      </w:pPr>
      <w:r>
        <w:rPr>
          <w:szCs w:val="24"/>
        </w:rPr>
        <w:t>A falta de informação e propaganda sobre estabelecimentos no ramo de hamburguerias, voltado para melhor comunicação das pessoas, tais como representantes, turistas e também para os comerciantes</w:t>
      </w:r>
      <w:r w:rsidR="00984F59">
        <w:rPr>
          <w:szCs w:val="24"/>
        </w:rPr>
        <w:t xml:space="preserve"> para</w:t>
      </w:r>
      <w:r>
        <w:rPr>
          <w:szCs w:val="24"/>
        </w:rPr>
        <w:t xml:space="preserve"> divulgarem suas empresas.</w:t>
      </w:r>
    </w:p>
    <w:p w14:paraId="57A837A3" w14:textId="77777777" w:rsidR="00127D92" w:rsidRPr="009A12C6" w:rsidRDefault="00127D92" w:rsidP="00127D92">
      <w:pPr>
        <w:ind w:left="0" w:firstLine="0"/>
        <w:rPr>
          <w:szCs w:val="24"/>
        </w:rPr>
      </w:pPr>
    </w:p>
    <w:p w14:paraId="6B6B43C6" w14:textId="77777777" w:rsidR="00127D92" w:rsidRPr="009A12C6" w:rsidRDefault="00127D92" w:rsidP="00127D92">
      <w:pPr>
        <w:pStyle w:val="Ttulo2"/>
        <w:spacing w:line="360" w:lineRule="auto"/>
        <w:jc w:val="both"/>
        <w:rPr>
          <w:szCs w:val="24"/>
        </w:rPr>
      </w:pPr>
      <w:bookmarkStart w:id="14" w:name="_Toc517342747"/>
      <w:r>
        <w:t>1.4. Justificativa</w:t>
      </w:r>
      <w:bookmarkEnd w:id="14"/>
    </w:p>
    <w:p w14:paraId="0D1401C9" w14:textId="77777777" w:rsidR="00127D92" w:rsidRPr="009A12C6" w:rsidRDefault="00127D92" w:rsidP="00127D92">
      <w:pPr>
        <w:rPr>
          <w:szCs w:val="24"/>
        </w:rPr>
      </w:pPr>
      <w:r w:rsidRPr="665C9D43">
        <w:rPr>
          <w:szCs w:val="24"/>
        </w:rPr>
        <w:t xml:space="preserve">Foi escolhido este tema com o intuito de auxiliar </w:t>
      </w:r>
      <w:r>
        <w:rPr>
          <w:szCs w:val="24"/>
        </w:rPr>
        <w:t>em relação à dificuldade de consultar</w:t>
      </w:r>
      <w:r w:rsidRPr="665C9D43">
        <w:rPr>
          <w:szCs w:val="24"/>
        </w:rPr>
        <w:t xml:space="preserve"> um serviço gastronômico de confiança e qualidade, tornar a agilidade uma marca registrada, analisando a estratégia de atuação para melhor atender o cliente, organizando os mesmos de forma simples e segura.</w:t>
      </w:r>
    </w:p>
    <w:p w14:paraId="5395436D" w14:textId="77777777" w:rsidR="00127D92" w:rsidRPr="009A12C6" w:rsidRDefault="00127D92" w:rsidP="00127D92">
      <w:pPr>
        <w:ind w:left="0" w:firstLine="0"/>
        <w:rPr>
          <w:szCs w:val="24"/>
        </w:rPr>
      </w:pPr>
    </w:p>
    <w:p w14:paraId="20488A69" w14:textId="77777777" w:rsidR="00127D92" w:rsidRPr="009A12C6" w:rsidRDefault="00127D92" w:rsidP="00127D92">
      <w:pPr>
        <w:pStyle w:val="Ttulo2"/>
        <w:spacing w:line="360" w:lineRule="auto"/>
        <w:jc w:val="both"/>
        <w:rPr>
          <w:szCs w:val="24"/>
        </w:rPr>
      </w:pPr>
      <w:bookmarkStart w:id="15" w:name="_Toc517342748"/>
      <w:r>
        <w:t>1.5. Método de Trabalho</w:t>
      </w:r>
      <w:bookmarkEnd w:id="15"/>
      <w:r>
        <w:t xml:space="preserve"> </w:t>
      </w:r>
    </w:p>
    <w:p w14:paraId="19F2A182" w14:textId="77777777" w:rsidR="00127D92" w:rsidRPr="009A12C6" w:rsidRDefault="00127D92" w:rsidP="00127D92">
      <w:pPr>
        <w:ind w:left="0" w:firstLine="0"/>
        <w:rPr>
          <w:szCs w:val="24"/>
        </w:rPr>
      </w:pPr>
      <w:r w:rsidRPr="665C9D43">
        <w:rPr>
          <w:szCs w:val="24"/>
        </w:rPr>
        <w:t>O método utilizado será o mode</w:t>
      </w:r>
      <w:r w:rsidR="00984F59">
        <w:rPr>
          <w:szCs w:val="24"/>
        </w:rPr>
        <w:t>lo de processo linear – modelo C</w:t>
      </w:r>
      <w:r w:rsidRPr="665C9D43">
        <w:rPr>
          <w:szCs w:val="24"/>
        </w:rPr>
        <w:t>ascata, e será desenvolvido no método orientado a objeto.</w:t>
      </w:r>
    </w:p>
    <w:p w14:paraId="0C2AB705" w14:textId="77777777" w:rsidR="00127D92" w:rsidRPr="009A12C6" w:rsidRDefault="00127D92" w:rsidP="00127D92">
      <w:pPr>
        <w:ind w:left="0" w:firstLine="0"/>
        <w:rPr>
          <w:szCs w:val="24"/>
        </w:rPr>
      </w:pPr>
      <w:r w:rsidRPr="665C9D43">
        <w:rPr>
          <w:szCs w:val="24"/>
        </w:rPr>
        <w:t xml:space="preserve">Segundo </w:t>
      </w:r>
      <w:r w:rsidR="00984F59">
        <w:rPr>
          <w:szCs w:val="24"/>
        </w:rPr>
        <w:t>Magalhães</w:t>
      </w:r>
      <w:r w:rsidR="0055427A">
        <w:rPr>
          <w:szCs w:val="24"/>
        </w:rPr>
        <w:t>’</w:t>
      </w:r>
      <w:r w:rsidR="0055427A">
        <w:rPr>
          <w:rStyle w:val="Refdenotaderodap"/>
          <w:szCs w:val="24"/>
        </w:rPr>
        <w:footnoteReference w:id="1"/>
      </w:r>
      <w:r w:rsidR="00984F59">
        <w:rPr>
          <w:szCs w:val="24"/>
        </w:rPr>
        <w:t>, o modelo Cascata é comentado</w:t>
      </w:r>
      <w:r w:rsidRPr="665C9D43">
        <w:rPr>
          <w:szCs w:val="24"/>
        </w:rPr>
        <w:t xml:space="preserve"> na maioria dos livros de engenharia de software. As atividades do processo de desenvolvimento desse </w:t>
      </w:r>
      <w:r w:rsidRPr="665C9D43">
        <w:rPr>
          <w:szCs w:val="24"/>
        </w:rPr>
        <w:lastRenderedPageBreak/>
        <w:t>modelo são estruturadas em uma cascata onde a saída de uma etapa é a entrada para a próxima etapa. As suas principais atividades são:</w:t>
      </w:r>
    </w:p>
    <w:p w14:paraId="5DBBF688" w14:textId="77777777" w:rsidR="00127D92" w:rsidRPr="009A12C6" w:rsidRDefault="00127D92" w:rsidP="00127D92">
      <w:pPr>
        <w:pStyle w:val="PargrafodaLista"/>
        <w:numPr>
          <w:ilvl w:val="0"/>
          <w:numId w:val="4"/>
        </w:numPr>
        <w:rPr>
          <w:szCs w:val="24"/>
        </w:rPr>
      </w:pPr>
      <w:r w:rsidRPr="665C9D43">
        <w:rPr>
          <w:szCs w:val="24"/>
        </w:rPr>
        <w:t>Estudo de Viabilidade</w:t>
      </w:r>
    </w:p>
    <w:p w14:paraId="0EEDB6B2" w14:textId="77777777" w:rsidR="00127D92" w:rsidRPr="009A12C6" w:rsidRDefault="00127D92" w:rsidP="00127D92">
      <w:pPr>
        <w:pStyle w:val="PargrafodaLista"/>
        <w:numPr>
          <w:ilvl w:val="0"/>
          <w:numId w:val="4"/>
        </w:numPr>
        <w:rPr>
          <w:szCs w:val="24"/>
        </w:rPr>
      </w:pPr>
      <w:r w:rsidRPr="665C9D43">
        <w:rPr>
          <w:szCs w:val="24"/>
        </w:rPr>
        <w:t>Análise e Especificação de Requisitos</w:t>
      </w:r>
    </w:p>
    <w:p w14:paraId="508684BC" w14:textId="77777777" w:rsidR="00127D92" w:rsidRPr="009A12C6" w:rsidRDefault="00127D92" w:rsidP="00127D92">
      <w:pPr>
        <w:pStyle w:val="PargrafodaLista"/>
        <w:numPr>
          <w:ilvl w:val="0"/>
          <w:numId w:val="4"/>
        </w:numPr>
        <w:rPr>
          <w:szCs w:val="24"/>
        </w:rPr>
      </w:pPr>
      <w:r w:rsidRPr="665C9D43">
        <w:rPr>
          <w:szCs w:val="24"/>
        </w:rPr>
        <w:t>Design da Arquitetura</w:t>
      </w:r>
    </w:p>
    <w:p w14:paraId="539EF15E" w14:textId="77777777" w:rsidR="00127D92" w:rsidRPr="009A12C6" w:rsidRDefault="00127D92" w:rsidP="00127D92">
      <w:pPr>
        <w:pStyle w:val="PargrafodaLista"/>
        <w:numPr>
          <w:ilvl w:val="0"/>
          <w:numId w:val="4"/>
        </w:numPr>
        <w:rPr>
          <w:szCs w:val="24"/>
        </w:rPr>
      </w:pPr>
      <w:r w:rsidRPr="665C9D43">
        <w:rPr>
          <w:szCs w:val="24"/>
        </w:rPr>
        <w:t>Design Detalhado</w:t>
      </w:r>
    </w:p>
    <w:p w14:paraId="139E9185" w14:textId="77777777" w:rsidR="00127D92" w:rsidRPr="009A12C6" w:rsidRDefault="00127D92" w:rsidP="00127D92">
      <w:pPr>
        <w:pStyle w:val="PargrafodaLista"/>
        <w:numPr>
          <w:ilvl w:val="0"/>
          <w:numId w:val="4"/>
        </w:numPr>
        <w:rPr>
          <w:szCs w:val="24"/>
        </w:rPr>
      </w:pPr>
      <w:r w:rsidRPr="665C9D43">
        <w:rPr>
          <w:szCs w:val="24"/>
        </w:rPr>
        <w:t>Codificação e Testes de Unidades</w:t>
      </w:r>
    </w:p>
    <w:p w14:paraId="45416426" w14:textId="77777777" w:rsidR="00127D92" w:rsidRPr="009A12C6" w:rsidRDefault="00127D92" w:rsidP="00127D92">
      <w:pPr>
        <w:pStyle w:val="PargrafodaLista"/>
        <w:numPr>
          <w:ilvl w:val="0"/>
          <w:numId w:val="4"/>
        </w:numPr>
        <w:rPr>
          <w:szCs w:val="24"/>
        </w:rPr>
      </w:pPr>
      <w:r w:rsidRPr="665C9D43">
        <w:rPr>
          <w:szCs w:val="24"/>
        </w:rPr>
        <w:t>Integração e Testes do Sistema</w:t>
      </w:r>
    </w:p>
    <w:p w14:paraId="78ABCE8F" w14:textId="77777777" w:rsidR="00127D92" w:rsidRPr="009A12C6" w:rsidRDefault="00127D92" w:rsidP="00127D92">
      <w:pPr>
        <w:pStyle w:val="PargrafodaLista"/>
        <w:numPr>
          <w:ilvl w:val="0"/>
          <w:numId w:val="4"/>
        </w:numPr>
        <w:rPr>
          <w:szCs w:val="24"/>
        </w:rPr>
      </w:pPr>
      <w:r w:rsidRPr="665C9D43">
        <w:rPr>
          <w:szCs w:val="24"/>
        </w:rPr>
        <w:t>Entrega e Instalação</w:t>
      </w:r>
    </w:p>
    <w:p w14:paraId="72202C19" w14:textId="77777777" w:rsidR="00127D92" w:rsidRPr="009A12C6" w:rsidRDefault="00127D92" w:rsidP="00127D92">
      <w:pPr>
        <w:pStyle w:val="PargrafodaLista"/>
        <w:numPr>
          <w:ilvl w:val="0"/>
          <w:numId w:val="4"/>
        </w:numPr>
        <w:rPr>
          <w:szCs w:val="24"/>
        </w:rPr>
      </w:pPr>
      <w:r w:rsidRPr="665C9D43">
        <w:rPr>
          <w:szCs w:val="24"/>
        </w:rPr>
        <w:t>Manutenção</w:t>
      </w:r>
    </w:p>
    <w:p w14:paraId="5748A781" w14:textId="77777777" w:rsidR="00127D92" w:rsidRPr="009A12C6" w:rsidRDefault="00127D92" w:rsidP="00127D92">
      <w:pPr>
        <w:ind w:left="0" w:firstLine="0"/>
        <w:rPr>
          <w:szCs w:val="24"/>
        </w:rPr>
      </w:pPr>
      <w:r w:rsidRPr="665C9D43">
        <w:rPr>
          <w:szCs w:val="24"/>
        </w:rPr>
        <w:t>A principal característica comum é</w:t>
      </w:r>
      <w:r w:rsidR="00984F59">
        <w:rPr>
          <w:szCs w:val="24"/>
        </w:rPr>
        <w:t xml:space="preserve"> um fluxo linear e sequencial. O modelo Cascata é criticado</w:t>
      </w:r>
      <w:r w:rsidRPr="665C9D43">
        <w:rPr>
          <w:szCs w:val="24"/>
        </w:rPr>
        <w:t xml:space="preserve"> por ser </w:t>
      </w:r>
      <w:r w:rsidR="003F269A" w:rsidRPr="665C9D43">
        <w:rPr>
          <w:szCs w:val="24"/>
        </w:rPr>
        <w:t>linear rígido</w:t>
      </w:r>
      <w:r w:rsidRPr="665C9D43">
        <w:rPr>
          <w:szCs w:val="24"/>
        </w:rPr>
        <w:t xml:space="preserve"> e monolítico. Inspirados em modelos de outras atividades de engenharia, este modelo argumenta que cada atividade apenas deve ser iniciada quando a outra estiver terminada e verificada. Ele é considerado monolítico por não introduzir a participação de clientes e usuário durante as atividades do desenvolvimento, mas apenas o software ter sid</w:t>
      </w:r>
      <w:r w:rsidR="00984F59">
        <w:rPr>
          <w:szCs w:val="24"/>
        </w:rPr>
        <w:t>o implementado e entregue. Não há</w:t>
      </w:r>
      <w:r w:rsidRPr="665C9D43">
        <w:rPr>
          <w:szCs w:val="24"/>
        </w:rPr>
        <w:t xml:space="preserve"> como o cliente verificar antecipadamente qual o produto final para detectar eventuais problemas.</w:t>
      </w:r>
    </w:p>
    <w:p w14:paraId="194ED369" w14:textId="77777777" w:rsidR="00127D92" w:rsidRPr="009A12C6" w:rsidRDefault="00127D92" w:rsidP="00127D92">
      <w:pPr>
        <w:ind w:left="0" w:firstLine="0"/>
        <w:rPr>
          <w:szCs w:val="24"/>
        </w:rPr>
      </w:pPr>
      <w:r w:rsidRPr="665C9D43">
        <w:rPr>
          <w:szCs w:val="24"/>
        </w:rPr>
        <w:t>Vantagens:</w:t>
      </w:r>
    </w:p>
    <w:p w14:paraId="00112AEE" w14:textId="77777777" w:rsidR="00127D92" w:rsidRPr="009A12C6" w:rsidRDefault="00127D92" w:rsidP="00127D92">
      <w:pPr>
        <w:pStyle w:val="PargrafodaLista"/>
        <w:numPr>
          <w:ilvl w:val="0"/>
          <w:numId w:val="5"/>
        </w:numPr>
        <w:rPr>
          <w:szCs w:val="24"/>
        </w:rPr>
      </w:pPr>
      <w:r w:rsidRPr="665C9D43">
        <w:rPr>
          <w:szCs w:val="24"/>
        </w:rPr>
        <w:t>Torna o processo de desenvolvimento estruturado;</w:t>
      </w:r>
    </w:p>
    <w:p w14:paraId="2DA8A063" w14:textId="77777777" w:rsidR="00127D92" w:rsidRPr="009A12C6" w:rsidRDefault="00127D92" w:rsidP="00127D92">
      <w:pPr>
        <w:pStyle w:val="PargrafodaLista"/>
        <w:numPr>
          <w:ilvl w:val="0"/>
          <w:numId w:val="5"/>
        </w:numPr>
        <w:rPr>
          <w:szCs w:val="24"/>
        </w:rPr>
      </w:pPr>
      <w:r w:rsidRPr="665C9D43">
        <w:rPr>
          <w:szCs w:val="24"/>
        </w:rPr>
        <w:t>Tem uma ordem sequencial de fases;</w:t>
      </w:r>
    </w:p>
    <w:p w14:paraId="391DCB16" w14:textId="77777777" w:rsidR="00127D92" w:rsidRPr="009A12C6" w:rsidRDefault="00127D92" w:rsidP="00127D92">
      <w:pPr>
        <w:pStyle w:val="PargrafodaLista"/>
        <w:numPr>
          <w:ilvl w:val="0"/>
          <w:numId w:val="5"/>
        </w:numPr>
        <w:rPr>
          <w:szCs w:val="24"/>
        </w:rPr>
      </w:pPr>
      <w:r w:rsidRPr="665C9D43">
        <w:rPr>
          <w:szCs w:val="24"/>
        </w:rPr>
        <w:t>Cada fase cai em cascata na próxima e cada fase deve estar terminada antes do início da seguinte;</w:t>
      </w:r>
    </w:p>
    <w:p w14:paraId="4704D94B" w14:textId="77777777" w:rsidR="00127D92" w:rsidRPr="009A12C6" w:rsidRDefault="00127D92" w:rsidP="00127D92">
      <w:pPr>
        <w:pStyle w:val="PargrafodaLista"/>
        <w:numPr>
          <w:ilvl w:val="0"/>
          <w:numId w:val="5"/>
        </w:numPr>
        <w:rPr>
          <w:szCs w:val="24"/>
        </w:rPr>
      </w:pPr>
      <w:r w:rsidRPr="665C9D43">
        <w:rPr>
          <w:szCs w:val="24"/>
        </w:rPr>
        <w:t>Todas as atividades identificadas nas fases do modelo são fundamentais e estão na ordem certa;</w:t>
      </w:r>
    </w:p>
    <w:p w14:paraId="2010E4F8" w14:textId="77777777" w:rsidR="00127D92" w:rsidRPr="009A12C6" w:rsidRDefault="00127D92" w:rsidP="00127D92">
      <w:pPr>
        <w:pStyle w:val="PargrafodaLista"/>
        <w:numPr>
          <w:ilvl w:val="0"/>
          <w:numId w:val="5"/>
        </w:numPr>
        <w:rPr>
          <w:szCs w:val="24"/>
        </w:rPr>
      </w:pPr>
      <w:r w:rsidRPr="665C9D43">
        <w:rPr>
          <w:szCs w:val="24"/>
        </w:rPr>
        <w:t>Esta abordagem é atualmente a norma e provavelmente permanecerá por um tempo, mas temos o desenvolvimento ágil chegando com muita força na maioria das empresas de grande porte;</w:t>
      </w:r>
    </w:p>
    <w:p w14:paraId="432CC5F3" w14:textId="77777777" w:rsidR="00127D92" w:rsidRPr="009A12C6" w:rsidRDefault="00127D92" w:rsidP="00127D92">
      <w:pPr>
        <w:ind w:left="0" w:firstLine="0"/>
        <w:rPr>
          <w:szCs w:val="24"/>
        </w:rPr>
      </w:pPr>
      <w:r w:rsidRPr="665C9D43">
        <w:rPr>
          <w:szCs w:val="24"/>
        </w:rPr>
        <w:t>Desvantagens:</w:t>
      </w:r>
    </w:p>
    <w:p w14:paraId="27B2DC89" w14:textId="77777777" w:rsidR="00127D92" w:rsidRPr="009A12C6" w:rsidRDefault="00127D92" w:rsidP="00127D92">
      <w:pPr>
        <w:pStyle w:val="PargrafodaLista"/>
        <w:numPr>
          <w:ilvl w:val="0"/>
          <w:numId w:val="6"/>
        </w:numPr>
        <w:rPr>
          <w:szCs w:val="24"/>
        </w:rPr>
      </w:pPr>
      <w:r w:rsidRPr="665C9D43">
        <w:rPr>
          <w:szCs w:val="24"/>
        </w:rPr>
        <w:t>Não fornece feedback entre as fases e não permite a atualização ou redefinição das fases anteriores;</w:t>
      </w:r>
    </w:p>
    <w:p w14:paraId="13C344C5" w14:textId="77777777" w:rsidR="00127D92" w:rsidRPr="009A12C6" w:rsidRDefault="00127D92" w:rsidP="00127D92">
      <w:pPr>
        <w:pStyle w:val="PargrafodaLista"/>
        <w:numPr>
          <w:ilvl w:val="0"/>
          <w:numId w:val="6"/>
        </w:numPr>
        <w:rPr>
          <w:szCs w:val="24"/>
        </w:rPr>
      </w:pPr>
      <w:r w:rsidRPr="665C9D43">
        <w:rPr>
          <w:szCs w:val="24"/>
        </w:rPr>
        <w:t>Não suporta modificações nos requisitos;</w:t>
      </w:r>
    </w:p>
    <w:p w14:paraId="4531FA9B" w14:textId="77777777" w:rsidR="00127D92" w:rsidRPr="009A12C6" w:rsidRDefault="00127D92" w:rsidP="00127D92">
      <w:pPr>
        <w:pStyle w:val="PargrafodaLista"/>
        <w:numPr>
          <w:ilvl w:val="0"/>
          <w:numId w:val="6"/>
        </w:numPr>
        <w:rPr>
          <w:szCs w:val="24"/>
        </w:rPr>
      </w:pPr>
      <w:r w:rsidRPr="665C9D43">
        <w:rPr>
          <w:szCs w:val="24"/>
        </w:rPr>
        <w:t>Não prevê a manutenção;</w:t>
      </w:r>
    </w:p>
    <w:p w14:paraId="2967D943" w14:textId="77777777" w:rsidR="00127D92" w:rsidRPr="009A12C6" w:rsidRDefault="00127D92" w:rsidP="00127D92">
      <w:pPr>
        <w:pStyle w:val="PargrafodaLista"/>
        <w:numPr>
          <w:ilvl w:val="0"/>
          <w:numId w:val="6"/>
        </w:numPr>
        <w:rPr>
          <w:szCs w:val="24"/>
        </w:rPr>
      </w:pPr>
      <w:r w:rsidRPr="665C9D43">
        <w:rPr>
          <w:szCs w:val="24"/>
        </w:rPr>
        <w:lastRenderedPageBreak/>
        <w:t>Não permite a reutilização;</w:t>
      </w:r>
    </w:p>
    <w:p w14:paraId="1006A7B9" w14:textId="77777777" w:rsidR="00127D92" w:rsidRPr="009A12C6" w:rsidRDefault="00127D92" w:rsidP="00127D92">
      <w:pPr>
        <w:pStyle w:val="PargrafodaLista"/>
        <w:numPr>
          <w:ilvl w:val="0"/>
          <w:numId w:val="6"/>
        </w:numPr>
        <w:rPr>
          <w:szCs w:val="24"/>
        </w:rPr>
      </w:pPr>
      <w:r w:rsidRPr="665C9D43">
        <w:rPr>
          <w:szCs w:val="24"/>
        </w:rPr>
        <w:t>É excessivamente sincronizado;</w:t>
      </w:r>
    </w:p>
    <w:p w14:paraId="6A5D2983" w14:textId="77777777" w:rsidR="00127D92" w:rsidRPr="009A12C6" w:rsidRDefault="00127D92" w:rsidP="00127D92">
      <w:pPr>
        <w:pStyle w:val="PargrafodaLista"/>
        <w:numPr>
          <w:ilvl w:val="0"/>
          <w:numId w:val="6"/>
        </w:numPr>
        <w:rPr>
          <w:szCs w:val="24"/>
        </w:rPr>
      </w:pPr>
      <w:r w:rsidRPr="665C9D43">
        <w:rPr>
          <w:szCs w:val="24"/>
        </w:rPr>
        <w:t>Se ocorrer um atraso</w:t>
      </w:r>
      <w:r w:rsidR="00DD6194">
        <w:rPr>
          <w:szCs w:val="24"/>
        </w:rPr>
        <w:t>,</w:t>
      </w:r>
      <w:r w:rsidRPr="665C9D43">
        <w:rPr>
          <w:szCs w:val="24"/>
        </w:rPr>
        <w:t xml:space="preserve"> todo o processo é afetado;</w:t>
      </w:r>
    </w:p>
    <w:p w14:paraId="130E8778" w14:textId="6A04E687" w:rsidR="00127D92" w:rsidRDefault="00127D92" w:rsidP="00127D92">
      <w:pPr>
        <w:pStyle w:val="PargrafodaLista"/>
        <w:numPr>
          <w:ilvl w:val="0"/>
          <w:numId w:val="6"/>
        </w:numPr>
        <w:rPr>
          <w:szCs w:val="24"/>
        </w:rPr>
      </w:pPr>
      <w:r w:rsidRPr="7B0C5317">
        <w:rPr>
          <w:szCs w:val="24"/>
        </w:rPr>
        <w:t>Demora muito para ser entregue o software</w:t>
      </w:r>
      <w:r w:rsidR="00DD6194">
        <w:rPr>
          <w:szCs w:val="24"/>
        </w:rPr>
        <w:t>;</w:t>
      </w:r>
    </w:p>
    <w:p w14:paraId="590CB9A9" w14:textId="77777777" w:rsidR="00DF36B6" w:rsidRPr="00DF36B6" w:rsidRDefault="00DF36B6" w:rsidP="00DF36B6">
      <w:pPr>
        <w:ind w:left="360" w:firstLine="0"/>
        <w:rPr>
          <w:szCs w:val="24"/>
        </w:rPr>
      </w:pPr>
    </w:p>
    <w:p w14:paraId="2F6FCA41" w14:textId="43F4F6ED" w:rsidR="00127D92" w:rsidRDefault="00127D92" w:rsidP="00DF36B6">
      <w:pPr>
        <w:pStyle w:val="Ttulo2"/>
      </w:pPr>
      <w:bookmarkStart w:id="16" w:name="_Toc517342749"/>
      <w:r w:rsidRPr="665C9D43">
        <w:t>1.6. Organização do Trabalho</w:t>
      </w:r>
      <w:bookmarkEnd w:id="16"/>
      <w:r w:rsidRPr="665C9D43">
        <w:t xml:space="preserve"> </w:t>
      </w:r>
    </w:p>
    <w:p w14:paraId="27B1C5FB" w14:textId="77777777" w:rsidR="00DF36B6" w:rsidRPr="00DF36B6" w:rsidRDefault="00DF36B6" w:rsidP="00DF36B6">
      <w:pPr>
        <w:rPr>
          <w:lang w:eastAsia="pt-BR"/>
        </w:rPr>
      </w:pPr>
    </w:p>
    <w:p w14:paraId="6EAEFA46" w14:textId="77777777" w:rsidR="00127D92" w:rsidRPr="009A12C6" w:rsidRDefault="00127D92" w:rsidP="00127D92">
      <w:pPr>
        <w:ind w:left="0" w:firstLine="0"/>
        <w:rPr>
          <w:szCs w:val="24"/>
        </w:rPr>
      </w:pPr>
      <w:r w:rsidRPr="665C9D43">
        <w:rPr>
          <w:szCs w:val="24"/>
        </w:rPr>
        <w:t>Será explicado detalhadamente no decorrer deste documento como este software deverá funcionar, passando de sua apresentação, para as funcionalidades, problemas, pesquisas, justificativas e, por fim, a ideia final, como suas funcionalidades para confirmar o documento.</w:t>
      </w:r>
    </w:p>
    <w:p w14:paraId="49C44764" w14:textId="77777777" w:rsidR="00127D92" w:rsidRPr="009A12C6" w:rsidRDefault="00127D92" w:rsidP="00127D92">
      <w:pPr>
        <w:ind w:left="0" w:firstLine="0"/>
        <w:rPr>
          <w:szCs w:val="24"/>
        </w:rPr>
      </w:pPr>
    </w:p>
    <w:p w14:paraId="09F399D4" w14:textId="77777777" w:rsidR="00127D92" w:rsidRPr="009A12C6" w:rsidRDefault="00127D92" w:rsidP="00127D92">
      <w:pPr>
        <w:pStyle w:val="Ttulo2"/>
        <w:spacing w:line="360" w:lineRule="auto"/>
        <w:jc w:val="both"/>
        <w:rPr>
          <w:szCs w:val="24"/>
        </w:rPr>
      </w:pPr>
      <w:bookmarkStart w:id="17" w:name="_Toc517342750"/>
      <w:r>
        <w:t>1.7. Glossário</w:t>
      </w:r>
      <w:bookmarkEnd w:id="17"/>
      <w:r>
        <w:t xml:space="preserve"> </w:t>
      </w:r>
    </w:p>
    <w:p w14:paraId="61610CF7" w14:textId="77777777" w:rsidR="00127D92" w:rsidRDefault="00BD2AC3" w:rsidP="00127D92">
      <w:pPr>
        <w:ind w:left="0" w:firstLine="0"/>
        <w:rPr>
          <w:szCs w:val="24"/>
        </w:rPr>
      </w:pPr>
      <w:r>
        <w:rPr>
          <w:szCs w:val="24"/>
        </w:rPr>
        <w:t>Usuário Administrador</w:t>
      </w:r>
      <w:r w:rsidR="00127D92">
        <w:rPr>
          <w:szCs w:val="24"/>
        </w:rPr>
        <w:t>: responsável pela análise do sistema, das solicitações de entrada e do</w:t>
      </w:r>
      <w:r w:rsidR="00305ECB">
        <w:rPr>
          <w:szCs w:val="24"/>
        </w:rPr>
        <w:t>s comentários dos usuários Comum</w:t>
      </w:r>
      <w:r w:rsidR="00127D92">
        <w:rPr>
          <w:szCs w:val="24"/>
        </w:rPr>
        <w:t>.</w:t>
      </w:r>
    </w:p>
    <w:p w14:paraId="633B4D59" w14:textId="77777777" w:rsidR="00127D92" w:rsidRDefault="00127D92" w:rsidP="00127D92">
      <w:pPr>
        <w:ind w:left="0" w:firstLine="0"/>
        <w:rPr>
          <w:szCs w:val="24"/>
        </w:rPr>
      </w:pPr>
    </w:p>
    <w:p w14:paraId="75134591" w14:textId="77777777" w:rsidR="00127D92" w:rsidRDefault="00127D92" w:rsidP="00127D92">
      <w:pPr>
        <w:ind w:left="0" w:firstLine="0"/>
        <w:rPr>
          <w:szCs w:val="24"/>
        </w:rPr>
      </w:pPr>
      <w:r>
        <w:rPr>
          <w:szCs w:val="24"/>
        </w:rPr>
        <w:t>Usuário Empresa: clientes do sistema que vão oferecer seus produtos aos usu</w:t>
      </w:r>
      <w:r w:rsidR="00305ECB">
        <w:rPr>
          <w:szCs w:val="24"/>
        </w:rPr>
        <w:t>ários Comum</w:t>
      </w:r>
      <w:r w:rsidR="00DD6194">
        <w:rPr>
          <w:szCs w:val="24"/>
        </w:rPr>
        <w:t>.</w:t>
      </w:r>
      <w:r>
        <w:rPr>
          <w:szCs w:val="24"/>
        </w:rPr>
        <w:t xml:space="preserve"> </w:t>
      </w:r>
      <w:r w:rsidR="00DD6194">
        <w:rPr>
          <w:szCs w:val="24"/>
        </w:rPr>
        <w:t>S</w:t>
      </w:r>
      <w:r>
        <w:rPr>
          <w:szCs w:val="24"/>
        </w:rPr>
        <w:t>ão eles os responsáveis por manter os produtos.</w:t>
      </w:r>
    </w:p>
    <w:p w14:paraId="7F60BDA3" w14:textId="77777777" w:rsidR="00127D92" w:rsidRDefault="00127D92" w:rsidP="00127D92">
      <w:pPr>
        <w:ind w:left="0" w:firstLine="0"/>
        <w:rPr>
          <w:szCs w:val="24"/>
        </w:rPr>
      </w:pPr>
    </w:p>
    <w:p w14:paraId="3D58210F" w14:textId="77777777" w:rsidR="00127D92" w:rsidRDefault="00466BFD" w:rsidP="00127D92">
      <w:pPr>
        <w:ind w:left="0" w:firstLine="0"/>
        <w:rPr>
          <w:szCs w:val="24"/>
        </w:rPr>
      </w:pPr>
      <w:r>
        <w:rPr>
          <w:szCs w:val="24"/>
        </w:rPr>
        <w:t>Usuário</w:t>
      </w:r>
      <w:r w:rsidR="0006167C">
        <w:rPr>
          <w:szCs w:val="24"/>
        </w:rPr>
        <w:t xml:space="preserve"> Cliente</w:t>
      </w:r>
      <w:r w:rsidR="00127D92">
        <w:rPr>
          <w:szCs w:val="24"/>
        </w:rPr>
        <w:t>: são eles que poderão realizar as consultas no sistema e deixar seus comentários de acordo com a sua experiência.</w:t>
      </w:r>
    </w:p>
    <w:p w14:paraId="78F90640" w14:textId="77777777" w:rsidR="00127D92" w:rsidRDefault="00127D92" w:rsidP="00127D92">
      <w:pPr>
        <w:spacing w:after="160" w:line="259" w:lineRule="auto"/>
        <w:ind w:left="0" w:firstLine="0"/>
        <w:jc w:val="left"/>
        <w:rPr>
          <w:szCs w:val="24"/>
        </w:rPr>
      </w:pPr>
      <w:r>
        <w:rPr>
          <w:szCs w:val="24"/>
        </w:rPr>
        <w:br w:type="page"/>
      </w:r>
    </w:p>
    <w:p w14:paraId="0471C23C" w14:textId="77777777" w:rsidR="00127D92" w:rsidRPr="009A12C6" w:rsidRDefault="00127D92" w:rsidP="00DF36B6">
      <w:pPr>
        <w:pStyle w:val="Ttulo1"/>
      </w:pPr>
      <w:bookmarkStart w:id="18" w:name="_Toc517342751"/>
      <w:r w:rsidRPr="665C9D43">
        <w:lastRenderedPageBreak/>
        <w:t>2. Descrição Geral do Sistema</w:t>
      </w:r>
      <w:bookmarkEnd w:id="18"/>
      <w:r w:rsidRPr="665C9D43">
        <w:t xml:space="preserve"> </w:t>
      </w:r>
    </w:p>
    <w:p w14:paraId="1B352A60" w14:textId="77777777" w:rsidR="00127D92" w:rsidRPr="009A12C6" w:rsidRDefault="00127D92" w:rsidP="00127D92">
      <w:pPr>
        <w:ind w:left="0" w:firstLine="0"/>
        <w:rPr>
          <w:szCs w:val="24"/>
        </w:rPr>
      </w:pPr>
    </w:p>
    <w:p w14:paraId="61A76FA7" w14:textId="77777777" w:rsidR="00127D92" w:rsidRPr="009A12C6" w:rsidRDefault="00127D92" w:rsidP="00127D92">
      <w:pPr>
        <w:pStyle w:val="Ttulo2"/>
        <w:spacing w:line="360" w:lineRule="auto"/>
        <w:jc w:val="both"/>
        <w:rPr>
          <w:szCs w:val="24"/>
        </w:rPr>
      </w:pPr>
      <w:bookmarkStart w:id="19" w:name="_Toc517342752"/>
      <w:r>
        <w:t>2.1. Descrição do Problema</w:t>
      </w:r>
      <w:bookmarkEnd w:id="19"/>
      <w:r>
        <w:t xml:space="preserve"> </w:t>
      </w:r>
    </w:p>
    <w:p w14:paraId="6F733E25" w14:textId="77777777" w:rsidR="00127D92" w:rsidRPr="009A12C6" w:rsidRDefault="00127D92" w:rsidP="00127D92">
      <w:pPr>
        <w:ind w:left="0" w:firstLine="0"/>
        <w:rPr>
          <w:szCs w:val="24"/>
        </w:rPr>
      </w:pPr>
      <w:r w:rsidRPr="009A12C6">
        <w:rPr>
          <w:szCs w:val="24"/>
        </w:rPr>
        <w:t>Atualmente muitos clientes se baseiam no próprio intuito, em avaliações de confiança ou até mesmo na "fidelidade" para escolher o seu local favorito</w:t>
      </w:r>
      <w:r w:rsidR="00BA3C54">
        <w:rPr>
          <w:szCs w:val="24"/>
        </w:rPr>
        <w:t xml:space="preserve"> para consumo gastronômico</w:t>
      </w:r>
      <w:r w:rsidRPr="009A12C6">
        <w:rPr>
          <w:szCs w:val="24"/>
        </w:rPr>
        <w:t xml:space="preserve">. O real problema disso é que a falta de conhecimento sobre os estabelecimentos, levam o cliente a uma escolha pré-definida do local das refeições, o que resulta na falência de outros estabelecimentos que não obtiveram tanto trabalho em marketing ou que, por estarem naqueles "primeiros meses de risco", não são conhecidos ainda. Este é um problema retrógrado que impede o aumento do capital, porém, além disso, existe um problema real estampado na sociedade e na vida de quem já passou por ele, que é o desconhecimento da higiene da cozinha, o despreparo dos </w:t>
      </w:r>
      <w:r w:rsidR="00DD6194">
        <w:rPr>
          <w:szCs w:val="24"/>
        </w:rPr>
        <w:t>atuantes nessas profissões e a padronização</w:t>
      </w:r>
      <w:r w:rsidRPr="009A12C6">
        <w:rPr>
          <w:szCs w:val="24"/>
        </w:rPr>
        <w:t>.</w:t>
      </w:r>
    </w:p>
    <w:p w14:paraId="33240189" w14:textId="77777777" w:rsidR="00127D92" w:rsidRPr="009A12C6" w:rsidRDefault="00127D92" w:rsidP="00127D92">
      <w:pPr>
        <w:ind w:left="0" w:firstLine="0"/>
        <w:rPr>
          <w:szCs w:val="24"/>
        </w:rPr>
      </w:pPr>
      <w:r>
        <w:rPr>
          <w:szCs w:val="24"/>
        </w:rPr>
        <w:t>P</w:t>
      </w:r>
      <w:r w:rsidRPr="009A12C6">
        <w:rPr>
          <w:szCs w:val="24"/>
        </w:rPr>
        <w:t>rofissionais do ramo gastronômico e os clientes deste mesmo serviço, devido aos fóruns de feedback com relatos reais de experiências de o</w:t>
      </w:r>
      <w:r w:rsidR="00DD6194">
        <w:rPr>
          <w:szCs w:val="24"/>
        </w:rPr>
        <w:t>utros clientes e também o</w:t>
      </w:r>
      <w:r w:rsidRPr="009A12C6">
        <w:rPr>
          <w:szCs w:val="24"/>
        </w:rPr>
        <w:t xml:space="preserve"> profissionalismo</w:t>
      </w:r>
      <w:r w:rsidR="00DD6194">
        <w:rPr>
          <w:szCs w:val="24"/>
        </w:rPr>
        <w:t xml:space="preserve"> </w:t>
      </w:r>
      <w:r w:rsidR="00DD6194" w:rsidRPr="009A12C6">
        <w:rPr>
          <w:szCs w:val="24"/>
        </w:rPr>
        <w:t>público</w:t>
      </w:r>
      <w:r w:rsidRPr="009A12C6">
        <w:rPr>
          <w:szCs w:val="24"/>
        </w:rPr>
        <w:t xml:space="preserve"> dos funcionários</w:t>
      </w:r>
      <w:r>
        <w:rPr>
          <w:szCs w:val="24"/>
        </w:rPr>
        <w:t>.</w:t>
      </w:r>
    </w:p>
    <w:p w14:paraId="075BB46C" w14:textId="77777777" w:rsidR="00127D92" w:rsidRPr="009A12C6" w:rsidRDefault="00127D92" w:rsidP="00127D92">
      <w:pPr>
        <w:ind w:left="0" w:firstLine="0"/>
        <w:rPr>
          <w:szCs w:val="24"/>
        </w:rPr>
      </w:pPr>
      <w:r w:rsidRPr="665C9D43">
        <w:rPr>
          <w:szCs w:val="24"/>
        </w:rPr>
        <w:t>Riscos de incidentes ocasionados pela falta de profissionalismo, atrasos nos serviços requisitados, insatisfação, falta de atenção para com o cliente, preços absurdos, e a maior parte dos eventos subsequentes a estes citados serão sanados com este software. Garantia essa que os próprios usuários poderão apresentar nos fóruns dentro do software para com os outros clientes.</w:t>
      </w:r>
    </w:p>
    <w:p w14:paraId="642549EE" w14:textId="77777777" w:rsidR="00127D92" w:rsidRPr="009A12C6" w:rsidRDefault="00127D92" w:rsidP="00127D92">
      <w:pPr>
        <w:rPr>
          <w:szCs w:val="24"/>
        </w:rPr>
      </w:pPr>
      <w:r w:rsidRPr="009A12C6">
        <w:rPr>
          <w:szCs w:val="24"/>
        </w:rPr>
        <w:t>Um software especializado em serviços seguros, devido ao seu sistema d</w:t>
      </w:r>
      <w:r w:rsidR="00DD6194">
        <w:rPr>
          <w:szCs w:val="24"/>
        </w:rPr>
        <w:t>e profissionalismo, mais barato</w:t>
      </w:r>
      <w:r w:rsidRPr="009A12C6">
        <w:rPr>
          <w:szCs w:val="24"/>
        </w:rPr>
        <w:t xml:space="preserve"> e rápido em relação aos outros do mercado, e focado na satisfação da interação estabelecimento-cliente no ramo de hamburguerias.</w:t>
      </w:r>
    </w:p>
    <w:p w14:paraId="0592203B" w14:textId="77777777" w:rsidR="00127D92" w:rsidRPr="009A12C6" w:rsidRDefault="00127D92" w:rsidP="00127D92">
      <w:pPr>
        <w:ind w:left="0" w:firstLine="0"/>
        <w:rPr>
          <w:szCs w:val="24"/>
        </w:rPr>
      </w:pPr>
    </w:p>
    <w:p w14:paraId="51EB3912" w14:textId="77777777" w:rsidR="00127D92" w:rsidRDefault="00127D92" w:rsidP="00127D92">
      <w:pPr>
        <w:pStyle w:val="Ttulo2"/>
        <w:spacing w:line="360" w:lineRule="auto"/>
        <w:jc w:val="both"/>
      </w:pPr>
      <w:bookmarkStart w:id="20" w:name="_Toc517342753"/>
      <w:r>
        <w:t>2.2. Objetivo do Sistema</w:t>
      </w:r>
      <w:bookmarkEnd w:id="20"/>
      <w:r>
        <w:t xml:space="preserve"> </w:t>
      </w:r>
    </w:p>
    <w:p w14:paraId="47F945E0" w14:textId="77777777" w:rsidR="00127D92" w:rsidRDefault="00127D92" w:rsidP="00127D92"/>
    <w:p w14:paraId="40FA7027" w14:textId="3A927F66" w:rsidR="00127D92" w:rsidRPr="00991DBB" w:rsidRDefault="00127D92" w:rsidP="00127D92">
      <w:pPr>
        <w:rPr>
          <w:szCs w:val="24"/>
        </w:rPr>
      </w:pPr>
      <w:r w:rsidRPr="00991DBB">
        <w:rPr>
          <w:szCs w:val="24"/>
        </w:rPr>
        <w:t>O objetivo do sistema</w:t>
      </w:r>
      <w:r>
        <w:rPr>
          <w:szCs w:val="24"/>
        </w:rPr>
        <w:t xml:space="preserve"> é</w:t>
      </w:r>
      <w:r w:rsidRPr="00991DBB">
        <w:rPr>
          <w:szCs w:val="24"/>
        </w:rPr>
        <w:t xml:space="preserve"> auxiliar na busca de hamburguerias</w:t>
      </w:r>
      <w:r w:rsidR="00CC58AA">
        <w:rPr>
          <w:szCs w:val="24"/>
        </w:rPr>
        <w:t>/hambúrgueres</w:t>
      </w:r>
      <w:r w:rsidR="00AD16EC">
        <w:rPr>
          <w:szCs w:val="24"/>
        </w:rPr>
        <w:t xml:space="preserve"> de maneira simples, fácil e rápida</w:t>
      </w:r>
      <w:r w:rsidR="00CC58AA">
        <w:rPr>
          <w:szCs w:val="24"/>
        </w:rPr>
        <w:t>.</w:t>
      </w:r>
      <w:r w:rsidR="00AD16EC">
        <w:rPr>
          <w:szCs w:val="24"/>
        </w:rPr>
        <w:t xml:space="preserve"> </w:t>
      </w:r>
      <w:r w:rsidR="00CC58AA">
        <w:rPr>
          <w:szCs w:val="24"/>
        </w:rPr>
        <w:t>T</w:t>
      </w:r>
      <w:r w:rsidR="00AD16EC">
        <w:rPr>
          <w:szCs w:val="24"/>
        </w:rPr>
        <w:t xml:space="preserve">ambém terá como objetivo a interação dos usuários que </w:t>
      </w:r>
      <w:r w:rsidR="00C339C4">
        <w:rPr>
          <w:szCs w:val="24"/>
        </w:rPr>
        <w:t>buscam p</w:t>
      </w:r>
      <w:r w:rsidR="00CC58AA">
        <w:rPr>
          <w:szCs w:val="24"/>
        </w:rPr>
        <w:t>ela</w:t>
      </w:r>
      <w:r w:rsidR="00C339C4">
        <w:rPr>
          <w:szCs w:val="24"/>
        </w:rPr>
        <w:t xml:space="preserve"> </w:t>
      </w:r>
      <w:r w:rsidR="00CC58AA">
        <w:rPr>
          <w:szCs w:val="24"/>
        </w:rPr>
        <w:t>qualidade de hamburguerias/hambúrgueres</w:t>
      </w:r>
      <w:r w:rsidR="00C339C4">
        <w:rPr>
          <w:szCs w:val="24"/>
        </w:rPr>
        <w:t xml:space="preserve"> por meio de um</w:t>
      </w:r>
      <w:r w:rsidR="00CC58AA">
        <w:rPr>
          <w:szCs w:val="24"/>
        </w:rPr>
        <w:t>a</w:t>
      </w:r>
      <w:r w:rsidR="00C339C4">
        <w:rPr>
          <w:szCs w:val="24"/>
        </w:rPr>
        <w:t xml:space="preserve"> </w:t>
      </w:r>
      <w:r w:rsidR="00CC58AA">
        <w:rPr>
          <w:szCs w:val="24"/>
        </w:rPr>
        <w:t>plataforma</w:t>
      </w:r>
      <w:r w:rsidR="00C339C4">
        <w:rPr>
          <w:szCs w:val="24"/>
        </w:rPr>
        <w:t xml:space="preserve"> onde poderão </w:t>
      </w:r>
      <w:r w:rsidR="00CC58AA">
        <w:rPr>
          <w:szCs w:val="24"/>
        </w:rPr>
        <w:t xml:space="preserve">compartilhar </w:t>
      </w:r>
      <w:r w:rsidR="00C339C4">
        <w:rPr>
          <w:szCs w:val="24"/>
        </w:rPr>
        <w:t>suas experi</w:t>
      </w:r>
      <w:r w:rsidR="00CC58AA">
        <w:rPr>
          <w:szCs w:val="24"/>
        </w:rPr>
        <w:t>ê</w:t>
      </w:r>
      <w:r w:rsidR="00C339C4">
        <w:rPr>
          <w:szCs w:val="24"/>
        </w:rPr>
        <w:t>ncias adquiridas no local ou sobre o produto consumido. O</w:t>
      </w:r>
      <w:r w:rsidR="00AD16EC">
        <w:rPr>
          <w:szCs w:val="24"/>
        </w:rPr>
        <w:t xml:space="preserve"> sistema</w:t>
      </w:r>
      <w:r w:rsidR="0006167C">
        <w:rPr>
          <w:szCs w:val="24"/>
        </w:rPr>
        <w:t xml:space="preserve"> será desenvolvido para a plataforma web</w:t>
      </w:r>
      <w:r w:rsidRPr="00991DBB">
        <w:rPr>
          <w:szCs w:val="24"/>
        </w:rPr>
        <w:t xml:space="preserve">. </w:t>
      </w:r>
    </w:p>
    <w:p w14:paraId="62AD5079" w14:textId="77777777" w:rsidR="00127D92" w:rsidRDefault="00127D92" w:rsidP="00127D92">
      <w:pPr>
        <w:pStyle w:val="Ttulo2"/>
        <w:spacing w:line="360" w:lineRule="auto"/>
        <w:ind w:left="0" w:firstLine="0"/>
        <w:jc w:val="both"/>
        <w:rPr>
          <w:szCs w:val="24"/>
        </w:rPr>
      </w:pPr>
    </w:p>
    <w:p w14:paraId="2DF516A9" w14:textId="26C5A555" w:rsidR="00127D92" w:rsidRPr="009A12C6" w:rsidRDefault="00127D92" w:rsidP="00127D92">
      <w:pPr>
        <w:pStyle w:val="Ttulo2"/>
        <w:spacing w:line="360" w:lineRule="auto"/>
        <w:jc w:val="both"/>
        <w:rPr>
          <w:szCs w:val="24"/>
        </w:rPr>
      </w:pPr>
      <w:bookmarkStart w:id="21" w:name="_Toc517342754"/>
      <w:r>
        <w:t xml:space="preserve">2.3. </w:t>
      </w:r>
      <w:r w:rsidR="000B5504">
        <w:t>Principais envolvidos</w:t>
      </w:r>
      <w:r>
        <w:t xml:space="preserve"> e suas Características</w:t>
      </w:r>
      <w:bookmarkEnd w:id="21"/>
      <w:r>
        <w:t xml:space="preserve"> </w:t>
      </w:r>
    </w:p>
    <w:p w14:paraId="2E733008" w14:textId="77777777" w:rsidR="00127D92" w:rsidRDefault="00127D92" w:rsidP="00127D92">
      <w:pPr>
        <w:ind w:right="-15"/>
        <w:rPr>
          <w:b/>
          <w:szCs w:val="24"/>
        </w:rPr>
      </w:pPr>
    </w:p>
    <w:p w14:paraId="14066632" w14:textId="77777777" w:rsidR="00127D92" w:rsidRPr="000B5504" w:rsidRDefault="00127D92" w:rsidP="000B5504">
      <w:pPr>
        <w:pStyle w:val="Ttulo3"/>
        <w:rPr>
          <w:rFonts w:cs="Arial"/>
          <w:color w:val="000000" w:themeColor="text1"/>
        </w:rPr>
      </w:pPr>
      <w:bookmarkStart w:id="22" w:name="_Toc517342755"/>
      <w:r w:rsidRPr="000B5504">
        <w:rPr>
          <w:rFonts w:cs="Arial"/>
          <w:color w:val="000000" w:themeColor="text1"/>
        </w:rPr>
        <w:t>2.3.1. Usuários do Sistema</w:t>
      </w:r>
      <w:bookmarkEnd w:id="22"/>
      <w:r w:rsidRPr="000B5504">
        <w:rPr>
          <w:rFonts w:cs="Arial"/>
          <w:color w:val="000000" w:themeColor="text1"/>
        </w:rPr>
        <w:t xml:space="preserve"> </w:t>
      </w:r>
    </w:p>
    <w:p w14:paraId="548B43FC" w14:textId="77777777" w:rsidR="00127D92" w:rsidRDefault="00C10DE9" w:rsidP="00127D92">
      <w:pPr>
        <w:rPr>
          <w:szCs w:val="24"/>
        </w:rPr>
      </w:pPr>
      <w:r>
        <w:rPr>
          <w:szCs w:val="24"/>
        </w:rPr>
        <w:t xml:space="preserve">Administradores do site, empresas relacionadas ao ramo de Hamburguerias e clientes </w:t>
      </w:r>
      <w:r w:rsidR="00127D92" w:rsidRPr="665C9D43">
        <w:rPr>
          <w:szCs w:val="24"/>
        </w:rPr>
        <w:t xml:space="preserve">que precisam de um serviço de busca sobre a qualidade do estabelecimento, </w:t>
      </w:r>
      <w:r w:rsidR="00DD6194">
        <w:rPr>
          <w:szCs w:val="24"/>
        </w:rPr>
        <w:t xml:space="preserve">horário de funcionamento e variedade de </w:t>
      </w:r>
      <w:r w:rsidR="00127D92" w:rsidRPr="665C9D43">
        <w:rPr>
          <w:szCs w:val="24"/>
        </w:rPr>
        <w:t xml:space="preserve">hambúrgueres. Podendo </w:t>
      </w:r>
      <w:r>
        <w:rPr>
          <w:szCs w:val="24"/>
        </w:rPr>
        <w:t xml:space="preserve">o cliente </w:t>
      </w:r>
      <w:r w:rsidR="00127D92" w:rsidRPr="665C9D43">
        <w:rPr>
          <w:szCs w:val="24"/>
        </w:rPr>
        <w:t>dar feedback</w:t>
      </w:r>
      <w:r>
        <w:rPr>
          <w:szCs w:val="24"/>
        </w:rPr>
        <w:t xml:space="preserve"> do serviço prestado</w:t>
      </w:r>
      <w:r w:rsidR="00127D92" w:rsidRPr="665C9D43">
        <w:rPr>
          <w:szCs w:val="24"/>
        </w:rPr>
        <w:t>.</w:t>
      </w:r>
    </w:p>
    <w:p w14:paraId="7DBC00BF" w14:textId="77777777" w:rsidR="00127D92" w:rsidRPr="009A12C6" w:rsidRDefault="00127D92" w:rsidP="00127D92">
      <w:pPr>
        <w:rPr>
          <w:szCs w:val="24"/>
        </w:rPr>
      </w:pPr>
    </w:p>
    <w:p w14:paraId="3075964D" w14:textId="77777777" w:rsidR="00127D92" w:rsidRPr="000B5504" w:rsidRDefault="00127D92" w:rsidP="000B5504">
      <w:pPr>
        <w:pStyle w:val="Ttulo3"/>
        <w:rPr>
          <w:rFonts w:cs="Arial"/>
          <w:color w:val="000000" w:themeColor="text1"/>
        </w:rPr>
      </w:pPr>
      <w:bookmarkStart w:id="23" w:name="_Toc517342756"/>
      <w:r w:rsidRPr="000B5504">
        <w:rPr>
          <w:rFonts w:cs="Arial"/>
          <w:color w:val="000000" w:themeColor="text1"/>
        </w:rPr>
        <w:t>2.3.2. Desenvolvedores do Sistema</w:t>
      </w:r>
      <w:bookmarkEnd w:id="23"/>
      <w:r w:rsidRPr="000B5504">
        <w:rPr>
          <w:rFonts w:cs="Arial"/>
          <w:color w:val="000000" w:themeColor="text1"/>
        </w:rPr>
        <w:t xml:space="preserve"> </w:t>
      </w:r>
    </w:p>
    <w:p w14:paraId="2A13C5A4" w14:textId="3710A369" w:rsidR="00127D92" w:rsidRPr="009A12C6" w:rsidRDefault="00127D92" w:rsidP="00127D92">
      <w:pPr>
        <w:ind w:left="0" w:firstLine="0"/>
        <w:rPr>
          <w:szCs w:val="24"/>
        </w:rPr>
      </w:pPr>
      <w:r>
        <w:rPr>
          <w:szCs w:val="24"/>
        </w:rPr>
        <w:t>Alunos da Faculdade de T</w:t>
      </w:r>
      <w:r w:rsidRPr="009A12C6">
        <w:rPr>
          <w:szCs w:val="24"/>
        </w:rPr>
        <w:t>ecnologia</w:t>
      </w:r>
      <w:r>
        <w:rPr>
          <w:szCs w:val="24"/>
        </w:rPr>
        <w:t xml:space="preserve"> de O</w:t>
      </w:r>
      <w:r w:rsidRPr="009A12C6">
        <w:rPr>
          <w:szCs w:val="24"/>
        </w:rPr>
        <w:t>urinhos,</w:t>
      </w:r>
      <w:r w:rsidR="00DD6194">
        <w:rPr>
          <w:szCs w:val="24"/>
        </w:rPr>
        <w:t xml:space="preserve"> do curso de Aná</w:t>
      </w:r>
      <w:r>
        <w:rPr>
          <w:szCs w:val="24"/>
        </w:rPr>
        <w:t xml:space="preserve">lise e Desenvolvimento de sistema, cursando o </w:t>
      </w:r>
      <w:r w:rsidR="0094589B">
        <w:rPr>
          <w:szCs w:val="24"/>
        </w:rPr>
        <w:t>5</w:t>
      </w:r>
      <w:bookmarkStart w:id="24" w:name="_GoBack"/>
      <w:bookmarkEnd w:id="24"/>
      <w:r>
        <w:rPr>
          <w:szCs w:val="24"/>
        </w:rPr>
        <w:t xml:space="preserve">ª ciclo, período vespertino, </w:t>
      </w:r>
      <w:r w:rsidRPr="009A12C6">
        <w:rPr>
          <w:szCs w:val="24"/>
        </w:rPr>
        <w:t>são e</w:t>
      </w:r>
      <w:r>
        <w:rPr>
          <w:szCs w:val="24"/>
        </w:rPr>
        <w:t>l</w:t>
      </w:r>
      <w:r w:rsidRPr="009A12C6">
        <w:rPr>
          <w:szCs w:val="24"/>
        </w:rPr>
        <w:t>es:</w:t>
      </w:r>
    </w:p>
    <w:p w14:paraId="5391EADC" w14:textId="77777777" w:rsidR="00127D92" w:rsidRPr="009A12C6" w:rsidRDefault="00127D92" w:rsidP="00127D92">
      <w:pPr>
        <w:pStyle w:val="PargrafodaLista"/>
        <w:numPr>
          <w:ilvl w:val="0"/>
          <w:numId w:val="2"/>
        </w:numPr>
        <w:rPr>
          <w:szCs w:val="24"/>
        </w:rPr>
      </w:pPr>
      <w:r w:rsidRPr="665C9D43">
        <w:rPr>
          <w:szCs w:val="24"/>
        </w:rPr>
        <w:t>Alex Vidal</w:t>
      </w:r>
    </w:p>
    <w:p w14:paraId="1FEBE24D" w14:textId="77777777" w:rsidR="00127D92" w:rsidRDefault="00127D92" w:rsidP="00127D92">
      <w:pPr>
        <w:pStyle w:val="PargrafodaLista"/>
        <w:numPr>
          <w:ilvl w:val="0"/>
          <w:numId w:val="2"/>
        </w:numPr>
        <w:rPr>
          <w:szCs w:val="24"/>
        </w:rPr>
      </w:pPr>
      <w:r w:rsidRPr="665C9D43">
        <w:rPr>
          <w:szCs w:val="24"/>
        </w:rPr>
        <w:t>Daniele Xavier</w:t>
      </w:r>
    </w:p>
    <w:p w14:paraId="3755586C" w14:textId="77777777" w:rsidR="00127D92" w:rsidRPr="00C8406D" w:rsidRDefault="00127D92" w:rsidP="00127D92">
      <w:pPr>
        <w:pStyle w:val="PargrafodaLista"/>
        <w:numPr>
          <w:ilvl w:val="0"/>
          <w:numId w:val="2"/>
        </w:numPr>
        <w:rPr>
          <w:szCs w:val="24"/>
        </w:rPr>
      </w:pPr>
      <w:proofErr w:type="spellStart"/>
      <w:r w:rsidRPr="665C9D43">
        <w:rPr>
          <w:szCs w:val="24"/>
        </w:rPr>
        <w:t>Katharina</w:t>
      </w:r>
      <w:proofErr w:type="spellEnd"/>
      <w:r w:rsidR="00DD6194">
        <w:rPr>
          <w:szCs w:val="24"/>
        </w:rPr>
        <w:t xml:space="preserve"> </w:t>
      </w:r>
      <w:proofErr w:type="spellStart"/>
      <w:r w:rsidRPr="665C9D43">
        <w:rPr>
          <w:szCs w:val="24"/>
        </w:rPr>
        <w:t>Zaparoli</w:t>
      </w:r>
      <w:proofErr w:type="spellEnd"/>
    </w:p>
    <w:p w14:paraId="602E06C4" w14:textId="77777777" w:rsidR="00127D92" w:rsidRPr="009A12C6" w:rsidRDefault="00127D92" w:rsidP="00127D92">
      <w:pPr>
        <w:pStyle w:val="PargrafodaLista"/>
        <w:numPr>
          <w:ilvl w:val="0"/>
          <w:numId w:val="2"/>
        </w:numPr>
        <w:rPr>
          <w:szCs w:val="24"/>
        </w:rPr>
      </w:pPr>
      <w:r w:rsidRPr="665C9D43">
        <w:rPr>
          <w:szCs w:val="24"/>
        </w:rPr>
        <w:t>Vinicius Tavares Yamashita</w:t>
      </w:r>
    </w:p>
    <w:p w14:paraId="60C67DBE" w14:textId="77777777" w:rsidR="00127D92" w:rsidRDefault="00127D92" w:rsidP="00127D92">
      <w:pPr>
        <w:pStyle w:val="Ttulo2"/>
        <w:spacing w:line="360" w:lineRule="auto"/>
        <w:jc w:val="both"/>
      </w:pPr>
    </w:p>
    <w:p w14:paraId="39D2DB7C" w14:textId="77777777" w:rsidR="00127D92" w:rsidRPr="009A12C6" w:rsidRDefault="00127D92" w:rsidP="00127D92">
      <w:pPr>
        <w:pStyle w:val="Ttulo2"/>
        <w:spacing w:line="360" w:lineRule="auto"/>
        <w:jc w:val="both"/>
        <w:rPr>
          <w:color w:val="0000FF"/>
          <w:vertAlign w:val="subscript"/>
        </w:rPr>
      </w:pPr>
      <w:bookmarkStart w:id="25" w:name="_Toc517342757"/>
      <w:r>
        <w:t>2.4. Regras de Negócio</w:t>
      </w:r>
      <w:bookmarkEnd w:id="25"/>
    </w:p>
    <w:p w14:paraId="693AE861" w14:textId="77777777" w:rsidR="00127D92" w:rsidRDefault="00127D92" w:rsidP="00127D92">
      <w:pPr>
        <w:rPr>
          <w:b/>
          <w:szCs w:val="24"/>
        </w:rPr>
      </w:pPr>
      <w:r w:rsidRPr="009A12C6">
        <w:rPr>
          <w:szCs w:val="24"/>
        </w:rPr>
        <w:t>O sistema deve ser capaz de oferecer um software para serviço de buscas virtuais e informações sobre estabelecimentos, acompanhamento</w:t>
      </w:r>
      <w:r w:rsidR="00DD6194">
        <w:rPr>
          <w:szCs w:val="24"/>
        </w:rPr>
        <w:t xml:space="preserve"> de</w:t>
      </w:r>
      <w:r w:rsidRPr="009A12C6">
        <w:rPr>
          <w:szCs w:val="24"/>
        </w:rPr>
        <w:t xml:space="preserve"> cadastro e/ou atualização de produtos</w:t>
      </w:r>
      <w:r w:rsidR="00DD6194">
        <w:rPr>
          <w:szCs w:val="24"/>
        </w:rPr>
        <w:t xml:space="preserve">, acompanhamento de promoções e </w:t>
      </w:r>
      <w:r w:rsidRPr="009A12C6">
        <w:rPr>
          <w:szCs w:val="24"/>
        </w:rPr>
        <w:t xml:space="preserve">preços. Além disso, deve ser capaz de oferecer uma plataforma de fórum para o </w:t>
      </w:r>
      <w:r w:rsidRPr="665C9D43">
        <w:rPr>
          <w:i/>
          <w:iCs/>
          <w:szCs w:val="24"/>
        </w:rPr>
        <w:t>feedback dos usuários.</w:t>
      </w:r>
    </w:p>
    <w:p w14:paraId="13F1C442" w14:textId="77777777" w:rsidR="00127D92" w:rsidRDefault="00127D92" w:rsidP="00127D92">
      <w:pPr>
        <w:rPr>
          <w:i/>
          <w:iCs/>
          <w:szCs w:val="24"/>
        </w:rPr>
      </w:pPr>
    </w:p>
    <w:p w14:paraId="3D02C47C" w14:textId="77777777" w:rsidR="00127D92" w:rsidRDefault="00127D92" w:rsidP="00127D92">
      <w:pPr>
        <w:spacing w:after="160" w:line="259" w:lineRule="auto"/>
        <w:ind w:left="0" w:firstLine="0"/>
        <w:jc w:val="left"/>
        <w:rPr>
          <w:i/>
          <w:iCs/>
          <w:szCs w:val="24"/>
        </w:rPr>
      </w:pPr>
      <w:r>
        <w:rPr>
          <w:i/>
          <w:iCs/>
          <w:szCs w:val="24"/>
        </w:rPr>
        <w:br w:type="page"/>
      </w:r>
    </w:p>
    <w:p w14:paraId="2E389ED7" w14:textId="77777777" w:rsidR="00127D92" w:rsidRPr="00E01A4E" w:rsidRDefault="00127D92" w:rsidP="00127D92">
      <w:pPr>
        <w:rPr>
          <w:i/>
          <w:iCs/>
          <w:szCs w:val="24"/>
        </w:rPr>
      </w:pPr>
    </w:p>
    <w:p w14:paraId="4D32771F" w14:textId="77777777" w:rsidR="00127D92" w:rsidRPr="009A12C6" w:rsidRDefault="00127D92" w:rsidP="00DF36B6">
      <w:pPr>
        <w:pStyle w:val="Ttulo1"/>
      </w:pPr>
      <w:bookmarkStart w:id="26" w:name="_Toc517342758"/>
      <w:r w:rsidRPr="665C9D43">
        <w:t>3. Requisitos</w:t>
      </w:r>
      <w:r>
        <w:t xml:space="preserve"> </w:t>
      </w:r>
      <w:r w:rsidRPr="665C9D43">
        <w:t>do Sistema</w:t>
      </w:r>
      <w:bookmarkEnd w:id="26"/>
      <w:r w:rsidRPr="665C9D43">
        <w:t xml:space="preserve"> </w:t>
      </w:r>
    </w:p>
    <w:p w14:paraId="2410B203" w14:textId="77777777" w:rsidR="00127D92" w:rsidRPr="009A12C6" w:rsidRDefault="00127D92" w:rsidP="00127D92">
      <w:pPr>
        <w:rPr>
          <w:szCs w:val="24"/>
        </w:rPr>
      </w:pPr>
      <w:r w:rsidRPr="665C9D43">
        <w:rPr>
          <w:szCs w:val="24"/>
        </w:rPr>
        <w:t xml:space="preserve">Deve ter uma estrutura organizada, de boa aparência, intuitiva, com o máximo de informações e que transmita segurança.   </w:t>
      </w:r>
    </w:p>
    <w:p w14:paraId="2F89D716" w14:textId="77777777" w:rsidR="00127D92" w:rsidRPr="009A12C6" w:rsidRDefault="00127D92" w:rsidP="00127D92">
      <w:pPr>
        <w:ind w:left="0" w:firstLine="0"/>
        <w:rPr>
          <w:szCs w:val="24"/>
        </w:rPr>
      </w:pPr>
    </w:p>
    <w:p w14:paraId="560D3118" w14:textId="77777777" w:rsidR="00127D92" w:rsidRPr="009A12C6" w:rsidRDefault="00127D92" w:rsidP="00DF36B6">
      <w:pPr>
        <w:pStyle w:val="Ttulo2"/>
        <w:rPr>
          <w:szCs w:val="24"/>
        </w:rPr>
      </w:pPr>
      <w:bookmarkStart w:id="27" w:name="_Toc517342759"/>
      <w:r>
        <w:t>3.1. Requisitos Funcionais</w:t>
      </w:r>
      <w:bookmarkEnd w:id="27"/>
      <w:r>
        <w:t xml:space="preserve"> </w:t>
      </w:r>
    </w:p>
    <w:p w14:paraId="53215835" w14:textId="77777777" w:rsidR="00127D92" w:rsidRDefault="00127D92" w:rsidP="00127D92">
      <w:pPr>
        <w:rPr>
          <w:szCs w:val="24"/>
        </w:rPr>
      </w:pPr>
      <w:r w:rsidRPr="000C57AB">
        <w:rPr>
          <w:szCs w:val="24"/>
        </w:rPr>
        <w:t xml:space="preserve">Os </w:t>
      </w:r>
      <w:r w:rsidRPr="000C57AB">
        <w:rPr>
          <w:bCs/>
          <w:szCs w:val="24"/>
        </w:rPr>
        <w:t>requisitos funcionais</w:t>
      </w:r>
      <w:r w:rsidRPr="000C57AB">
        <w:rPr>
          <w:szCs w:val="24"/>
        </w:rPr>
        <w:t xml:space="preserve"> são a descrição das diversas funções que clientes e usuários querem ou precisam que o software ofereça. Eles definem a funcionalidade desejada do software. O termo função é usado no sentido genérico de operação que pode ser realizada pelo sistema, seja através</w:t>
      </w:r>
      <w:r>
        <w:rPr>
          <w:szCs w:val="24"/>
        </w:rPr>
        <w:t xml:space="preserve"> de</w:t>
      </w:r>
      <w:r w:rsidRPr="000C57AB">
        <w:rPr>
          <w:szCs w:val="24"/>
        </w:rPr>
        <w:t xml:space="preserve"> comandos dos usuários ou seja pela ocorrência de eventos internos ou externos ao sistema.</w:t>
      </w:r>
    </w:p>
    <w:p w14:paraId="4141D813" w14:textId="77777777" w:rsidR="00127D92" w:rsidRDefault="00127D92" w:rsidP="00127D92">
      <w:pPr>
        <w:ind w:firstLine="0"/>
      </w:pPr>
    </w:p>
    <w:p w14:paraId="160B1D2F" w14:textId="77777777" w:rsidR="00127D92" w:rsidRDefault="00127D92" w:rsidP="00127D92">
      <w:pPr>
        <w:ind w:firstLine="0"/>
      </w:pPr>
      <w:r>
        <w:t>Observações:</w:t>
      </w:r>
    </w:p>
    <w:p w14:paraId="436B441A" w14:textId="77777777" w:rsidR="00127D92" w:rsidRDefault="00127D92" w:rsidP="00127D92">
      <w:pPr>
        <w:pStyle w:val="PargrafodaLista"/>
        <w:numPr>
          <w:ilvl w:val="0"/>
          <w:numId w:val="18"/>
        </w:numPr>
        <w:suppressAutoHyphens/>
        <w:autoSpaceDN w:val="0"/>
        <w:textAlignment w:val="baseline"/>
      </w:pPr>
      <w:r>
        <w:t>Os campos marcados com asteriscos (*) serão de preenchimento obrigatório.</w:t>
      </w:r>
    </w:p>
    <w:p w14:paraId="052083D9" w14:textId="77777777" w:rsidR="000C57AB" w:rsidRPr="000C57AB" w:rsidRDefault="000C57AB" w:rsidP="000C57AB">
      <w:pPr>
        <w:rPr>
          <w:szCs w:val="24"/>
        </w:rPr>
      </w:pPr>
    </w:p>
    <w:p w14:paraId="4B6ECC9C" w14:textId="77777777" w:rsidR="000329FC" w:rsidRPr="009F5A5D" w:rsidRDefault="00F97E38" w:rsidP="00F97E38">
      <w:pPr>
        <w:rPr>
          <w:b/>
          <w:szCs w:val="24"/>
        </w:rPr>
      </w:pPr>
      <w:r w:rsidRPr="009F5A5D">
        <w:rPr>
          <w:b/>
          <w:szCs w:val="24"/>
        </w:rPr>
        <w:t xml:space="preserve">RF01 – Manter </w:t>
      </w:r>
      <w:r w:rsidR="0034382A">
        <w:rPr>
          <w:b/>
          <w:szCs w:val="24"/>
        </w:rPr>
        <w:t xml:space="preserve">Usuário </w:t>
      </w:r>
      <w:r w:rsidR="002C453B">
        <w:rPr>
          <w:b/>
          <w:szCs w:val="24"/>
        </w:rPr>
        <w:t>Administrador</w:t>
      </w:r>
    </w:p>
    <w:p w14:paraId="74AC6006" w14:textId="77777777" w:rsidR="00F97E38" w:rsidRDefault="00B31EE4" w:rsidP="00150879">
      <w:pPr>
        <w:pStyle w:val="PargrafodaLista"/>
        <w:numPr>
          <w:ilvl w:val="1"/>
          <w:numId w:val="7"/>
        </w:numPr>
        <w:rPr>
          <w:szCs w:val="24"/>
        </w:rPr>
      </w:pPr>
      <w:r>
        <w:rPr>
          <w:szCs w:val="24"/>
        </w:rPr>
        <w:t xml:space="preserve">O sistema deve permitir </w:t>
      </w:r>
      <w:r w:rsidR="0006167C">
        <w:rPr>
          <w:szCs w:val="24"/>
        </w:rPr>
        <w:t>incluir,</w:t>
      </w:r>
      <w:r>
        <w:rPr>
          <w:szCs w:val="24"/>
        </w:rPr>
        <w:t xml:space="preserve"> </w:t>
      </w:r>
      <w:r w:rsidR="0006167C" w:rsidRPr="00F97E38">
        <w:rPr>
          <w:szCs w:val="24"/>
        </w:rPr>
        <w:t>alterar e Desativar</w:t>
      </w:r>
      <w:r w:rsidR="0006167C">
        <w:rPr>
          <w:szCs w:val="24"/>
        </w:rPr>
        <w:t xml:space="preserve"> usuários</w:t>
      </w:r>
      <w:r>
        <w:rPr>
          <w:szCs w:val="24"/>
        </w:rPr>
        <w:t xml:space="preserve"> do tipo </w:t>
      </w:r>
      <w:r w:rsidR="002C453B">
        <w:rPr>
          <w:szCs w:val="24"/>
        </w:rPr>
        <w:t>Administrador</w:t>
      </w:r>
      <w:r w:rsidR="000C57AB" w:rsidRPr="00F97E38">
        <w:rPr>
          <w:szCs w:val="24"/>
        </w:rPr>
        <w:t>.</w:t>
      </w:r>
    </w:p>
    <w:p w14:paraId="13ECC0D7" w14:textId="77777777" w:rsidR="00F97E38" w:rsidRDefault="00466BFD" w:rsidP="00150879">
      <w:pPr>
        <w:pStyle w:val="PargrafodaLista"/>
        <w:numPr>
          <w:ilvl w:val="1"/>
          <w:numId w:val="7"/>
        </w:numPr>
        <w:rPr>
          <w:szCs w:val="24"/>
        </w:rPr>
      </w:pPr>
      <w:r>
        <w:rPr>
          <w:szCs w:val="24"/>
        </w:rPr>
        <w:t>Para realizar o cadastro d</w:t>
      </w:r>
      <w:r w:rsidR="002C453B">
        <w:rPr>
          <w:szCs w:val="24"/>
        </w:rPr>
        <w:t>o</w:t>
      </w:r>
      <w:r>
        <w:rPr>
          <w:szCs w:val="24"/>
        </w:rPr>
        <w:t xml:space="preserve"> </w:t>
      </w:r>
      <w:r w:rsidR="002C453B">
        <w:rPr>
          <w:szCs w:val="24"/>
        </w:rPr>
        <w:t>Administrador</w:t>
      </w:r>
      <w:r w:rsidR="002C453B" w:rsidRPr="00F97E38">
        <w:rPr>
          <w:szCs w:val="24"/>
        </w:rPr>
        <w:t xml:space="preserve"> </w:t>
      </w:r>
      <w:r w:rsidR="000C57AB" w:rsidRPr="00F97E38">
        <w:rPr>
          <w:szCs w:val="24"/>
        </w:rPr>
        <w:t xml:space="preserve">o sistema deve </w:t>
      </w:r>
      <w:r w:rsidR="0006167C">
        <w:rPr>
          <w:szCs w:val="24"/>
        </w:rPr>
        <w:t>solicitar as seguintes entradas de dados:</w:t>
      </w:r>
      <w:r w:rsidR="000C57AB" w:rsidRPr="00F97E38">
        <w:rPr>
          <w:szCs w:val="24"/>
        </w:rPr>
        <w:t xml:space="preserve"> Nome</w:t>
      </w:r>
      <w:r w:rsidR="00EC73EB">
        <w:rPr>
          <w:szCs w:val="24"/>
        </w:rPr>
        <w:t>*</w:t>
      </w:r>
      <w:r w:rsidR="000C57AB" w:rsidRPr="00F97E38">
        <w:rPr>
          <w:szCs w:val="24"/>
        </w:rPr>
        <w:t>, Sobrenome</w:t>
      </w:r>
      <w:r w:rsidR="00EC73EB">
        <w:rPr>
          <w:szCs w:val="24"/>
        </w:rPr>
        <w:t>*</w:t>
      </w:r>
      <w:r w:rsidR="000C57AB" w:rsidRPr="00F97E38">
        <w:rPr>
          <w:szCs w:val="24"/>
        </w:rPr>
        <w:t>, Data de nascimento</w:t>
      </w:r>
      <w:r w:rsidR="00991DBB">
        <w:rPr>
          <w:szCs w:val="24"/>
        </w:rPr>
        <w:t>*</w:t>
      </w:r>
      <w:r w:rsidR="000C57AB" w:rsidRPr="00F97E38">
        <w:rPr>
          <w:szCs w:val="24"/>
        </w:rPr>
        <w:t xml:space="preserve">, </w:t>
      </w:r>
      <w:r w:rsidR="007F53EE" w:rsidRPr="00F97E38">
        <w:rPr>
          <w:szCs w:val="24"/>
        </w:rPr>
        <w:t>CPF</w:t>
      </w:r>
      <w:r w:rsidR="00991DBB">
        <w:rPr>
          <w:szCs w:val="24"/>
        </w:rPr>
        <w:t>*</w:t>
      </w:r>
      <w:r w:rsidR="007F53EE" w:rsidRPr="00F97E38">
        <w:rPr>
          <w:szCs w:val="24"/>
        </w:rPr>
        <w:t>, E-mail</w:t>
      </w:r>
      <w:r w:rsidR="00991DBB">
        <w:rPr>
          <w:szCs w:val="24"/>
        </w:rPr>
        <w:t>*</w:t>
      </w:r>
      <w:r w:rsidR="006B61F3" w:rsidRPr="00F97E38">
        <w:rPr>
          <w:szCs w:val="24"/>
        </w:rPr>
        <w:t>,</w:t>
      </w:r>
      <w:r w:rsidR="000C57AB" w:rsidRPr="00F97E38">
        <w:rPr>
          <w:szCs w:val="24"/>
        </w:rPr>
        <w:t xml:space="preserve"> Telefone</w:t>
      </w:r>
      <w:r>
        <w:rPr>
          <w:szCs w:val="24"/>
        </w:rPr>
        <w:t xml:space="preserve"> e</w:t>
      </w:r>
      <w:r w:rsidR="00EC73EB">
        <w:rPr>
          <w:szCs w:val="24"/>
        </w:rPr>
        <w:t xml:space="preserve"> status (</w:t>
      </w:r>
      <w:r w:rsidR="001B2B0C">
        <w:rPr>
          <w:szCs w:val="24"/>
        </w:rPr>
        <w:t>A</w:t>
      </w:r>
      <w:r w:rsidR="00EC73EB">
        <w:rPr>
          <w:szCs w:val="24"/>
        </w:rPr>
        <w:t xml:space="preserve">tivo ou </w:t>
      </w:r>
      <w:r w:rsidR="001B2B0C">
        <w:rPr>
          <w:szCs w:val="24"/>
        </w:rPr>
        <w:t>Inativo</w:t>
      </w:r>
      <w:r w:rsidR="00EC73EB">
        <w:rPr>
          <w:szCs w:val="24"/>
        </w:rPr>
        <w:t>)</w:t>
      </w:r>
      <w:r w:rsidR="000C57AB" w:rsidRPr="00F97E38">
        <w:rPr>
          <w:szCs w:val="24"/>
        </w:rPr>
        <w:t>.</w:t>
      </w:r>
    </w:p>
    <w:p w14:paraId="7CAEB8EA" w14:textId="77777777" w:rsidR="00276389" w:rsidRDefault="00276389" w:rsidP="00276389">
      <w:pPr>
        <w:pStyle w:val="PargrafodaLista"/>
        <w:numPr>
          <w:ilvl w:val="1"/>
          <w:numId w:val="7"/>
        </w:numPr>
        <w:rPr>
          <w:szCs w:val="24"/>
        </w:rPr>
      </w:pPr>
      <w:r>
        <w:rPr>
          <w:szCs w:val="24"/>
        </w:rPr>
        <w:t>O</w:t>
      </w:r>
      <w:r w:rsidRPr="00276389">
        <w:rPr>
          <w:szCs w:val="24"/>
        </w:rPr>
        <w:t xml:space="preserve"> sistema deve e</w:t>
      </w:r>
      <w:r w:rsidR="00466BFD">
        <w:rPr>
          <w:szCs w:val="24"/>
        </w:rPr>
        <w:t>nviar um e-mail de confirmação</w:t>
      </w:r>
      <w:r w:rsidRPr="00276389">
        <w:rPr>
          <w:szCs w:val="24"/>
        </w:rPr>
        <w:t xml:space="preserve"> </w:t>
      </w:r>
      <w:r w:rsidR="00466BFD">
        <w:rPr>
          <w:szCs w:val="24"/>
        </w:rPr>
        <w:t xml:space="preserve">com </w:t>
      </w:r>
      <w:r w:rsidRPr="00276389">
        <w:rPr>
          <w:szCs w:val="24"/>
        </w:rPr>
        <w:t>redirecionamento para que seja criada uma conta</w:t>
      </w:r>
      <w:r w:rsidR="00466BFD">
        <w:rPr>
          <w:szCs w:val="24"/>
        </w:rPr>
        <w:t xml:space="preserve"> para o </w:t>
      </w:r>
      <w:r w:rsidR="002C453B">
        <w:rPr>
          <w:szCs w:val="24"/>
        </w:rPr>
        <w:t>usuário Administrador</w:t>
      </w:r>
      <w:r w:rsidRPr="00276389">
        <w:rPr>
          <w:szCs w:val="24"/>
        </w:rPr>
        <w:t>.</w:t>
      </w:r>
    </w:p>
    <w:p w14:paraId="55F8EDC8" w14:textId="77777777" w:rsidR="00276389" w:rsidRPr="00276389" w:rsidRDefault="00276389" w:rsidP="00276389">
      <w:pPr>
        <w:pStyle w:val="PargrafodaLista"/>
        <w:numPr>
          <w:ilvl w:val="2"/>
          <w:numId w:val="7"/>
        </w:numPr>
        <w:rPr>
          <w:szCs w:val="24"/>
        </w:rPr>
      </w:pPr>
      <w:r>
        <w:rPr>
          <w:szCs w:val="24"/>
        </w:rPr>
        <w:t xml:space="preserve">O sistema deve solicitar um </w:t>
      </w:r>
      <w:r w:rsidR="007B717D">
        <w:rPr>
          <w:szCs w:val="24"/>
        </w:rPr>
        <w:t>*</w:t>
      </w:r>
      <w:r>
        <w:rPr>
          <w:szCs w:val="24"/>
        </w:rPr>
        <w:t xml:space="preserve">nome de usuário, </w:t>
      </w:r>
      <w:r w:rsidR="007B717D">
        <w:rPr>
          <w:szCs w:val="24"/>
        </w:rPr>
        <w:t>*</w:t>
      </w:r>
      <w:r>
        <w:rPr>
          <w:szCs w:val="24"/>
        </w:rPr>
        <w:t xml:space="preserve">senha e </w:t>
      </w:r>
      <w:r w:rsidR="007B717D">
        <w:rPr>
          <w:szCs w:val="24"/>
        </w:rPr>
        <w:t>*</w:t>
      </w:r>
      <w:r>
        <w:rPr>
          <w:szCs w:val="24"/>
        </w:rPr>
        <w:t xml:space="preserve">confirmação de senha, para que seja realizado o cadastro do login do </w:t>
      </w:r>
      <w:r w:rsidR="00466BFD">
        <w:rPr>
          <w:szCs w:val="24"/>
        </w:rPr>
        <w:t xml:space="preserve">usuário </w:t>
      </w:r>
      <w:r w:rsidR="002C453B">
        <w:rPr>
          <w:szCs w:val="24"/>
        </w:rPr>
        <w:t>Administrador</w:t>
      </w:r>
      <w:r>
        <w:rPr>
          <w:szCs w:val="24"/>
        </w:rPr>
        <w:t>.</w:t>
      </w:r>
    </w:p>
    <w:p w14:paraId="49C6E666" w14:textId="77777777" w:rsidR="00F97E38" w:rsidRDefault="000C57AB" w:rsidP="00150879">
      <w:pPr>
        <w:pStyle w:val="PargrafodaLista"/>
        <w:numPr>
          <w:ilvl w:val="1"/>
          <w:numId w:val="7"/>
        </w:numPr>
        <w:rPr>
          <w:szCs w:val="24"/>
        </w:rPr>
      </w:pPr>
      <w:r w:rsidRPr="00F97E38">
        <w:rPr>
          <w:szCs w:val="24"/>
        </w:rPr>
        <w:t xml:space="preserve">O </w:t>
      </w:r>
      <w:r w:rsidR="002C453B">
        <w:rPr>
          <w:szCs w:val="24"/>
        </w:rPr>
        <w:t>Administrador</w:t>
      </w:r>
      <w:r w:rsidRPr="00F97E38">
        <w:rPr>
          <w:szCs w:val="24"/>
        </w:rPr>
        <w:t xml:space="preserve"> pode alterar a</w:t>
      </w:r>
      <w:r w:rsidR="00234A7C">
        <w:rPr>
          <w:szCs w:val="24"/>
        </w:rPr>
        <w:t xml:space="preserve"> suas</w:t>
      </w:r>
      <w:r w:rsidR="00AE53A5">
        <w:rPr>
          <w:szCs w:val="24"/>
        </w:rPr>
        <w:t xml:space="preserve"> informações de</w:t>
      </w:r>
      <w:r w:rsidR="00234A7C">
        <w:rPr>
          <w:szCs w:val="24"/>
        </w:rPr>
        <w:t xml:space="preserve"> cadastro</w:t>
      </w:r>
      <w:r w:rsidRPr="00F97E38">
        <w:rPr>
          <w:szCs w:val="24"/>
        </w:rPr>
        <w:t>.</w:t>
      </w:r>
    </w:p>
    <w:p w14:paraId="6E81C19A" w14:textId="77777777" w:rsidR="003253D6" w:rsidRPr="003253D6" w:rsidRDefault="000C57AB" w:rsidP="003253D6">
      <w:pPr>
        <w:pStyle w:val="PargrafodaLista"/>
        <w:numPr>
          <w:ilvl w:val="1"/>
          <w:numId w:val="7"/>
        </w:numPr>
        <w:rPr>
          <w:szCs w:val="24"/>
        </w:rPr>
      </w:pPr>
      <w:r w:rsidRPr="00F97E38">
        <w:rPr>
          <w:szCs w:val="24"/>
        </w:rPr>
        <w:t xml:space="preserve"> O </w:t>
      </w:r>
      <w:r w:rsidR="002C453B">
        <w:rPr>
          <w:szCs w:val="24"/>
        </w:rPr>
        <w:t>Administrador</w:t>
      </w:r>
      <w:r w:rsidRPr="00F97E38">
        <w:rPr>
          <w:szCs w:val="24"/>
        </w:rPr>
        <w:t xml:space="preserve"> pode </w:t>
      </w:r>
      <w:r w:rsidR="00991DBB">
        <w:rPr>
          <w:szCs w:val="24"/>
        </w:rPr>
        <w:t>desativar</w:t>
      </w:r>
      <w:r w:rsidR="00466BFD">
        <w:rPr>
          <w:szCs w:val="24"/>
        </w:rPr>
        <w:t xml:space="preserve"> outros </w:t>
      </w:r>
      <w:r w:rsidR="002C453B">
        <w:rPr>
          <w:szCs w:val="24"/>
        </w:rPr>
        <w:t>Administradores</w:t>
      </w:r>
      <w:r w:rsidR="00466BFD">
        <w:rPr>
          <w:szCs w:val="24"/>
        </w:rPr>
        <w:t>, usuários E</w:t>
      </w:r>
      <w:r w:rsidRPr="00F97E38">
        <w:rPr>
          <w:szCs w:val="24"/>
        </w:rPr>
        <w:t xml:space="preserve">mpresa e </w:t>
      </w:r>
      <w:r w:rsidR="00466BFD">
        <w:rPr>
          <w:szCs w:val="24"/>
        </w:rPr>
        <w:t>usuários C</w:t>
      </w:r>
      <w:r w:rsidR="002C453B">
        <w:rPr>
          <w:szCs w:val="24"/>
        </w:rPr>
        <w:t>liente</w:t>
      </w:r>
      <w:r w:rsidRPr="00F97E38">
        <w:rPr>
          <w:szCs w:val="24"/>
        </w:rPr>
        <w:t>.</w:t>
      </w:r>
    </w:p>
    <w:p w14:paraId="02ED1607" w14:textId="77777777" w:rsidR="00EF5116" w:rsidRDefault="00EF5116" w:rsidP="00150879">
      <w:pPr>
        <w:pStyle w:val="PargrafodaLista"/>
        <w:numPr>
          <w:ilvl w:val="1"/>
          <w:numId w:val="7"/>
        </w:numPr>
        <w:rPr>
          <w:szCs w:val="24"/>
        </w:rPr>
      </w:pPr>
      <w:r>
        <w:rPr>
          <w:szCs w:val="24"/>
        </w:rPr>
        <w:t xml:space="preserve">O usuário </w:t>
      </w:r>
      <w:r w:rsidR="002C453B">
        <w:rPr>
          <w:szCs w:val="24"/>
        </w:rPr>
        <w:t>Administrador</w:t>
      </w:r>
      <w:r>
        <w:rPr>
          <w:szCs w:val="24"/>
        </w:rPr>
        <w:t xml:space="preserve"> pode: </w:t>
      </w:r>
    </w:p>
    <w:p w14:paraId="5C72BF5E" w14:textId="77777777" w:rsidR="00EF5116" w:rsidRDefault="00CD7141" w:rsidP="00EF5116">
      <w:pPr>
        <w:pStyle w:val="PargrafodaLista"/>
        <w:numPr>
          <w:ilvl w:val="0"/>
          <w:numId w:val="18"/>
        </w:numPr>
        <w:rPr>
          <w:szCs w:val="24"/>
        </w:rPr>
      </w:pPr>
      <w:r>
        <w:rPr>
          <w:szCs w:val="24"/>
        </w:rPr>
        <w:t>Desativar</w:t>
      </w:r>
      <w:r w:rsidR="00957A21">
        <w:rPr>
          <w:szCs w:val="24"/>
        </w:rPr>
        <w:t xml:space="preserve"> sua conta no</w:t>
      </w:r>
      <w:r w:rsidR="00457850">
        <w:rPr>
          <w:szCs w:val="24"/>
        </w:rPr>
        <w:t xml:space="preserve"> sistema;</w:t>
      </w:r>
    </w:p>
    <w:p w14:paraId="3924552A" w14:textId="77777777" w:rsidR="0093221E" w:rsidRDefault="0093221E" w:rsidP="003253D6">
      <w:pPr>
        <w:pStyle w:val="PargrafodaLista"/>
        <w:numPr>
          <w:ilvl w:val="0"/>
          <w:numId w:val="18"/>
        </w:numPr>
        <w:rPr>
          <w:szCs w:val="24"/>
        </w:rPr>
      </w:pPr>
      <w:r>
        <w:rPr>
          <w:szCs w:val="24"/>
        </w:rPr>
        <w:t xml:space="preserve">Gerenciar as solicitações </w:t>
      </w:r>
      <w:r w:rsidR="002C453B">
        <w:rPr>
          <w:szCs w:val="24"/>
        </w:rPr>
        <w:t xml:space="preserve">de confirmação </w:t>
      </w:r>
      <w:r>
        <w:rPr>
          <w:szCs w:val="24"/>
        </w:rPr>
        <w:t>pendentes de Cadastro</w:t>
      </w:r>
      <w:r w:rsidR="00234A7C">
        <w:rPr>
          <w:szCs w:val="24"/>
        </w:rPr>
        <w:t xml:space="preserve"> </w:t>
      </w:r>
      <w:r>
        <w:rPr>
          <w:szCs w:val="24"/>
        </w:rPr>
        <w:t>de empresas;</w:t>
      </w:r>
    </w:p>
    <w:p w14:paraId="41E3F8D6" w14:textId="77777777" w:rsidR="00276389" w:rsidRPr="00276389" w:rsidRDefault="006330C8" w:rsidP="00276389">
      <w:pPr>
        <w:pStyle w:val="PargrafodaLista"/>
        <w:numPr>
          <w:ilvl w:val="0"/>
          <w:numId w:val="18"/>
        </w:numPr>
        <w:rPr>
          <w:szCs w:val="24"/>
        </w:rPr>
      </w:pPr>
      <w:r>
        <w:rPr>
          <w:szCs w:val="24"/>
        </w:rPr>
        <w:t xml:space="preserve">Excluir </w:t>
      </w:r>
      <w:r w:rsidR="003253D6" w:rsidRPr="00EF5116">
        <w:rPr>
          <w:szCs w:val="24"/>
        </w:rPr>
        <w:t>os feedbacks</w:t>
      </w:r>
      <w:r w:rsidR="00466BFD">
        <w:rPr>
          <w:szCs w:val="24"/>
        </w:rPr>
        <w:t xml:space="preserve"> dos usuários C</w:t>
      </w:r>
      <w:r w:rsidR="002C453B">
        <w:rPr>
          <w:szCs w:val="24"/>
        </w:rPr>
        <w:t>liente</w:t>
      </w:r>
      <w:r w:rsidR="00457850">
        <w:rPr>
          <w:szCs w:val="24"/>
        </w:rPr>
        <w:t>.</w:t>
      </w:r>
    </w:p>
    <w:p w14:paraId="61CDF5A5" w14:textId="77777777" w:rsidR="00B51FA4" w:rsidRDefault="00B51FA4" w:rsidP="00F97E38">
      <w:pPr>
        <w:ind w:left="45" w:firstLine="0"/>
        <w:rPr>
          <w:b/>
          <w:szCs w:val="24"/>
        </w:rPr>
      </w:pPr>
    </w:p>
    <w:p w14:paraId="355594DB" w14:textId="77777777" w:rsidR="00F97E38" w:rsidRPr="009F5A5D" w:rsidRDefault="00F97E38" w:rsidP="00F97E38">
      <w:pPr>
        <w:ind w:left="45" w:firstLine="0"/>
        <w:rPr>
          <w:b/>
          <w:szCs w:val="24"/>
        </w:rPr>
      </w:pPr>
      <w:r w:rsidRPr="009F5A5D">
        <w:rPr>
          <w:b/>
          <w:szCs w:val="24"/>
        </w:rPr>
        <w:lastRenderedPageBreak/>
        <w:t xml:space="preserve">RF02 – Manter </w:t>
      </w:r>
      <w:r w:rsidR="0034382A">
        <w:rPr>
          <w:b/>
          <w:szCs w:val="24"/>
        </w:rPr>
        <w:t xml:space="preserve">Usuário </w:t>
      </w:r>
      <w:r w:rsidRPr="009F5A5D">
        <w:rPr>
          <w:b/>
          <w:szCs w:val="24"/>
        </w:rPr>
        <w:t>Empresa</w:t>
      </w:r>
    </w:p>
    <w:p w14:paraId="2F3C6E33" w14:textId="77777777" w:rsidR="00F97E38" w:rsidRPr="009F5A5D" w:rsidRDefault="00F97E38" w:rsidP="00150879">
      <w:pPr>
        <w:pStyle w:val="PargrafodaLista"/>
        <w:numPr>
          <w:ilvl w:val="1"/>
          <w:numId w:val="8"/>
        </w:numPr>
        <w:rPr>
          <w:szCs w:val="24"/>
        </w:rPr>
      </w:pPr>
      <w:r w:rsidRPr="009F5A5D">
        <w:rPr>
          <w:szCs w:val="24"/>
        </w:rPr>
        <w:t xml:space="preserve">O </w:t>
      </w:r>
      <w:r w:rsidR="00466BFD">
        <w:rPr>
          <w:szCs w:val="24"/>
        </w:rPr>
        <w:t>usuário E</w:t>
      </w:r>
      <w:r w:rsidR="000C57AB" w:rsidRPr="009F5A5D">
        <w:rPr>
          <w:szCs w:val="24"/>
        </w:rPr>
        <w:t>mpresa pode solicitar</w:t>
      </w:r>
      <w:r w:rsidR="002C453B">
        <w:rPr>
          <w:szCs w:val="24"/>
        </w:rPr>
        <w:t xml:space="preserve"> </w:t>
      </w:r>
      <w:r w:rsidR="00AE7291">
        <w:rPr>
          <w:szCs w:val="24"/>
        </w:rPr>
        <w:t xml:space="preserve">o </w:t>
      </w:r>
      <w:r w:rsidR="000C57AB" w:rsidRPr="009F5A5D">
        <w:rPr>
          <w:szCs w:val="24"/>
        </w:rPr>
        <w:t>Cadastro</w:t>
      </w:r>
      <w:r w:rsidR="00466BFD">
        <w:rPr>
          <w:szCs w:val="24"/>
        </w:rPr>
        <w:t xml:space="preserve"> para o </w:t>
      </w:r>
      <w:r w:rsidR="002C453B">
        <w:rPr>
          <w:szCs w:val="24"/>
        </w:rPr>
        <w:t>usuário Administrador</w:t>
      </w:r>
      <w:r w:rsidRPr="009F5A5D">
        <w:rPr>
          <w:szCs w:val="24"/>
        </w:rPr>
        <w:t>.</w:t>
      </w:r>
    </w:p>
    <w:p w14:paraId="3C5C6FCC" w14:textId="77777777" w:rsidR="00F97E38" w:rsidRPr="009F5A5D" w:rsidRDefault="00466BFD" w:rsidP="00150879">
      <w:pPr>
        <w:pStyle w:val="PargrafodaLista"/>
        <w:numPr>
          <w:ilvl w:val="2"/>
          <w:numId w:val="8"/>
        </w:numPr>
        <w:rPr>
          <w:szCs w:val="24"/>
        </w:rPr>
      </w:pPr>
      <w:r>
        <w:rPr>
          <w:szCs w:val="24"/>
        </w:rPr>
        <w:t>O usuário E</w:t>
      </w:r>
      <w:r w:rsidR="00763C72" w:rsidRPr="009F5A5D">
        <w:rPr>
          <w:szCs w:val="24"/>
        </w:rPr>
        <w:t xml:space="preserve">mpresa pode solicitar Cadastro preenchendo </w:t>
      </w:r>
      <w:r w:rsidR="002C453B">
        <w:rPr>
          <w:szCs w:val="24"/>
        </w:rPr>
        <w:t xml:space="preserve">as seguintes entradas de dados: </w:t>
      </w:r>
      <w:r w:rsidR="00414756" w:rsidRPr="009F5A5D">
        <w:rPr>
          <w:szCs w:val="24"/>
        </w:rPr>
        <w:t>Nome da empresa</w:t>
      </w:r>
      <w:r w:rsidR="00991DBB">
        <w:rPr>
          <w:szCs w:val="24"/>
        </w:rPr>
        <w:t>*</w:t>
      </w:r>
      <w:r w:rsidR="00414756" w:rsidRPr="009F5A5D">
        <w:rPr>
          <w:szCs w:val="24"/>
        </w:rPr>
        <w:t xml:space="preserve">, </w:t>
      </w:r>
      <w:r w:rsidR="003F2247" w:rsidRPr="009F5A5D">
        <w:rPr>
          <w:szCs w:val="24"/>
        </w:rPr>
        <w:t>Razão social/Fantasia</w:t>
      </w:r>
      <w:r w:rsidR="00991DBB">
        <w:rPr>
          <w:szCs w:val="24"/>
        </w:rPr>
        <w:t>*</w:t>
      </w:r>
      <w:r w:rsidR="003F2247" w:rsidRPr="009F5A5D">
        <w:rPr>
          <w:szCs w:val="24"/>
        </w:rPr>
        <w:t xml:space="preserve">, </w:t>
      </w:r>
      <w:r w:rsidR="00D201FB" w:rsidRPr="009F5A5D">
        <w:rPr>
          <w:szCs w:val="24"/>
        </w:rPr>
        <w:t>CNPJ</w:t>
      </w:r>
      <w:r w:rsidR="00991DBB">
        <w:rPr>
          <w:szCs w:val="24"/>
        </w:rPr>
        <w:t>*</w:t>
      </w:r>
      <w:r w:rsidR="00D201FB" w:rsidRPr="009F5A5D">
        <w:rPr>
          <w:szCs w:val="24"/>
        </w:rPr>
        <w:t>, Endereço</w:t>
      </w:r>
      <w:r w:rsidR="00A22DA0">
        <w:rPr>
          <w:szCs w:val="24"/>
        </w:rPr>
        <w:t xml:space="preserve"> completo</w:t>
      </w:r>
      <w:r w:rsidR="00991DBB">
        <w:rPr>
          <w:szCs w:val="24"/>
        </w:rPr>
        <w:t>*</w:t>
      </w:r>
      <w:r w:rsidR="00D201FB" w:rsidRPr="009F5A5D">
        <w:rPr>
          <w:szCs w:val="24"/>
        </w:rPr>
        <w:t xml:space="preserve">, telefone, </w:t>
      </w:r>
      <w:r w:rsidR="00DD55B6" w:rsidRPr="009F5A5D">
        <w:rPr>
          <w:szCs w:val="24"/>
        </w:rPr>
        <w:t>Nome do proprietário</w:t>
      </w:r>
      <w:r w:rsidR="00991DBB">
        <w:rPr>
          <w:szCs w:val="24"/>
        </w:rPr>
        <w:t>*</w:t>
      </w:r>
      <w:r w:rsidR="00DD55B6" w:rsidRPr="009F5A5D">
        <w:rPr>
          <w:szCs w:val="24"/>
        </w:rPr>
        <w:t xml:space="preserve">, </w:t>
      </w:r>
      <w:r w:rsidR="00AA0E30" w:rsidRPr="009F5A5D">
        <w:rPr>
          <w:szCs w:val="24"/>
        </w:rPr>
        <w:t>e-mail</w:t>
      </w:r>
      <w:r w:rsidR="00217102">
        <w:rPr>
          <w:szCs w:val="24"/>
        </w:rPr>
        <w:t>*,</w:t>
      </w:r>
      <w:r w:rsidR="002C453B">
        <w:rPr>
          <w:szCs w:val="24"/>
        </w:rPr>
        <w:t xml:space="preserve"> horário de abertura, horário de fechamento, dias da semana,</w:t>
      </w:r>
      <w:r w:rsidR="00382588">
        <w:rPr>
          <w:szCs w:val="24"/>
        </w:rPr>
        <w:t xml:space="preserve"> status</w:t>
      </w:r>
      <w:r w:rsidR="00991DBB">
        <w:rPr>
          <w:szCs w:val="24"/>
        </w:rPr>
        <w:t xml:space="preserve"> (</w:t>
      </w:r>
      <w:r w:rsidR="00234A7C">
        <w:rPr>
          <w:szCs w:val="24"/>
        </w:rPr>
        <w:t>Pendente, A</w:t>
      </w:r>
      <w:r w:rsidR="00991DBB">
        <w:rPr>
          <w:szCs w:val="24"/>
        </w:rPr>
        <w:t xml:space="preserve">tivo </w:t>
      </w:r>
      <w:r w:rsidR="00234A7C">
        <w:rPr>
          <w:szCs w:val="24"/>
        </w:rPr>
        <w:t>ou I</w:t>
      </w:r>
      <w:r w:rsidR="00991DBB">
        <w:rPr>
          <w:szCs w:val="24"/>
        </w:rPr>
        <w:t>nativo)</w:t>
      </w:r>
      <w:r w:rsidR="002F2633" w:rsidRPr="009F5A5D">
        <w:rPr>
          <w:szCs w:val="24"/>
        </w:rPr>
        <w:t>.</w:t>
      </w:r>
    </w:p>
    <w:p w14:paraId="4139B3B6" w14:textId="77777777" w:rsidR="009177E3" w:rsidRDefault="00466BFD" w:rsidP="00150879">
      <w:pPr>
        <w:pStyle w:val="PargrafodaLista"/>
        <w:numPr>
          <w:ilvl w:val="1"/>
          <w:numId w:val="8"/>
        </w:numPr>
        <w:rPr>
          <w:szCs w:val="24"/>
        </w:rPr>
      </w:pPr>
      <w:r>
        <w:rPr>
          <w:szCs w:val="24"/>
        </w:rPr>
        <w:t>O usuário E</w:t>
      </w:r>
      <w:r w:rsidR="00957A21">
        <w:rPr>
          <w:szCs w:val="24"/>
        </w:rPr>
        <w:t>mpresa pode</w:t>
      </w:r>
      <w:r w:rsidR="009177E3">
        <w:rPr>
          <w:szCs w:val="24"/>
        </w:rPr>
        <w:t xml:space="preserve"> desativar</w:t>
      </w:r>
      <w:r w:rsidR="00957A21">
        <w:rPr>
          <w:szCs w:val="24"/>
        </w:rPr>
        <w:t xml:space="preserve"> sua conta no</w:t>
      </w:r>
      <w:r w:rsidR="009177E3">
        <w:rPr>
          <w:szCs w:val="24"/>
        </w:rPr>
        <w:t xml:space="preserve"> sistema.</w:t>
      </w:r>
    </w:p>
    <w:p w14:paraId="5DB01559" w14:textId="77777777" w:rsidR="00234A7C" w:rsidRDefault="00234A7C" w:rsidP="00150879">
      <w:pPr>
        <w:pStyle w:val="PargrafodaLista"/>
        <w:numPr>
          <w:ilvl w:val="1"/>
          <w:numId w:val="8"/>
        </w:numPr>
        <w:rPr>
          <w:szCs w:val="24"/>
        </w:rPr>
      </w:pPr>
      <w:r>
        <w:rPr>
          <w:szCs w:val="24"/>
        </w:rPr>
        <w:t>O usuário Empresa pode alterar seu próprio cadastro.</w:t>
      </w:r>
    </w:p>
    <w:p w14:paraId="472FD511" w14:textId="77777777" w:rsidR="00890EAF" w:rsidRPr="003253D6" w:rsidRDefault="00466BFD" w:rsidP="001B2B0C">
      <w:pPr>
        <w:pStyle w:val="PargrafodaLista"/>
        <w:numPr>
          <w:ilvl w:val="1"/>
          <w:numId w:val="8"/>
        </w:numPr>
        <w:rPr>
          <w:szCs w:val="24"/>
        </w:rPr>
      </w:pPr>
      <w:r>
        <w:rPr>
          <w:szCs w:val="24"/>
        </w:rPr>
        <w:t>O cadastro dos usuários E</w:t>
      </w:r>
      <w:r w:rsidR="00305ECB">
        <w:rPr>
          <w:szCs w:val="24"/>
        </w:rPr>
        <w:t>mpresa</w:t>
      </w:r>
      <w:r w:rsidR="00AE3319" w:rsidRPr="003253D6">
        <w:rPr>
          <w:szCs w:val="24"/>
        </w:rPr>
        <w:t xml:space="preserve"> será validado a</w:t>
      </w:r>
      <w:r w:rsidR="00305ECB">
        <w:rPr>
          <w:szCs w:val="24"/>
        </w:rPr>
        <w:t>pós ser analisado pelo usuário A</w:t>
      </w:r>
      <w:r w:rsidR="00A26044">
        <w:rPr>
          <w:szCs w:val="24"/>
        </w:rPr>
        <w:t>dministrador</w:t>
      </w:r>
      <w:r w:rsidR="00AE3319" w:rsidRPr="003253D6">
        <w:rPr>
          <w:szCs w:val="24"/>
        </w:rPr>
        <w:t xml:space="preserve">. </w:t>
      </w:r>
    </w:p>
    <w:p w14:paraId="110DCFEF" w14:textId="77777777" w:rsidR="00B51FA4" w:rsidRDefault="00305ECB" w:rsidP="001B2B0C">
      <w:pPr>
        <w:pStyle w:val="PargrafodaLista"/>
        <w:numPr>
          <w:ilvl w:val="1"/>
          <w:numId w:val="8"/>
        </w:numPr>
        <w:rPr>
          <w:szCs w:val="24"/>
        </w:rPr>
      </w:pPr>
      <w:r>
        <w:rPr>
          <w:szCs w:val="24"/>
        </w:rPr>
        <w:t>O usuário E</w:t>
      </w:r>
      <w:r w:rsidR="001B2B0C" w:rsidRPr="003253D6">
        <w:rPr>
          <w:szCs w:val="24"/>
        </w:rPr>
        <w:t xml:space="preserve">mpresa tem privilégio de cadastrar/alterar </w:t>
      </w:r>
      <w:r w:rsidR="00AE7291">
        <w:rPr>
          <w:szCs w:val="24"/>
        </w:rPr>
        <w:t xml:space="preserve">os itens do </w:t>
      </w:r>
      <w:r w:rsidR="001B2B0C" w:rsidRPr="003253D6">
        <w:rPr>
          <w:szCs w:val="24"/>
        </w:rPr>
        <w:t>seu próprio cardápio.</w:t>
      </w:r>
    </w:p>
    <w:p w14:paraId="59EEC6BC" w14:textId="77777777" w:rsidR="0093221E" w:rsidRDefault="00305ECB" w:rsidP="001B2B0C">
      <w:pPr>
        <w:pStyle w:val="PargrafodaLista"/>
        <w:numPr>
          <w:ilvl w:val="1"/>
          <w:numId w:val="8"/>
        </w:numPr>
        <w:rPr>
          <w:szCs w:val="24"/>
        </w:rPr>
      </w:pPr>
      <w:r>
        <w:rPr>
          <w:szCs w:val="24"/>
        </w:rPr>
        <w:t>O usuário E</w:t>
      </w:r>
      <w:r w:rsidR="0093221E">
        <w:rPr>
          <w:szCs w:val="24"/>
        </w:rPr>
        <w:t>mpresa pode visual</w:t>
      </w:r>
      <w:r>
        <w:rPr>
          <w:szCs w:val="24"/>
        </w:rPr>
        <w:t>izar os feedbacks dos usuários C</w:t>
      </w:r>
      <w:r w:rsidR="002C453B">
        <w:rPr>
          <w:szCs w:val="24"/>
        </w:rPr>
        <w:t>liente</w:t>
      </w:r>
      <w:r w:rsidR="0093221E">
        <w:rPr>
          <w:szCs w:val="24"/>
        </w:rPr>
        <w:t xml:space="preserve"> para sua empresa ou item</w:t>
      </w:r>
      <w:r w:rsidR="00A26044">
        <w:rPr>
          <w:szCs w:val="24"/>
        </w:rPr>
        <w:t xml:space="preserve"> (Conforme definido no RF008 – Manter Feedback)</w:t>
      </w:r>
      <w:r w:rsidR="0093221E">
        <w:rPr>
          <w:szCs w:val="24"/>
        </w:rPr>
        <w:t>.</w:t>
      </w:r>
    </w:p>
    <w:p w14:paraId="384AFC01" w14:textId="77777777" w:rsidR="001B2B0C" w:rsidRDefault="001B2B0C" w:rsidP="009F5A5D">
      <w:pPr>
        <w:rPr>
          <w:b/>
          <w:szCs w:val="24"/>
        </w:rPr>
      </w:pPr>
    </w:p>
    <w:p w14:paraId="2FB286CF" w14:textId="77777777" w:rsidR="00DB36DB" w:rsidRDefault="00DB36DB" w:rsidP="009F5A5D">
      <w:pPr>
        <w:rPr>
          <w:b/>
          <w:szCs w:val="24"/>
        </w:rPr>
      </w:pPr>
      <w:r>
        <w:rPr>
          <w:b/>
          <w:szCs w:val="24"/>
        </w:rPr>
        <w:t>RF03 – Validar Empresa</w:t>
      </w:r>
    </w:p>
    <w:p w14:paraId="6EEA81DF" w14:textId="77777777" w:rsidR="00DB36DB" w:rsidRPr="00DB36DB" w:rsidRDefault="00DB36DB" w:rsidP="00DB36DB">
      <w:pPr>
        <w:pStyle w:val="PargrafodaLista"/>
        <w:numPr>
          <w:ilvl w:val="0"/>
          <w:numId w:val="9"/>
        </w:numPr>
        <w:rPr>
          <w:vanish/>
          <w:szCs w:val="24"/>
        </w:rPr>
      </w:pPr>
    </w:p>
    <w:p w14:paraId="35853D93" w14:textId="77777777" w:rsidR="00DB36DB" w:rsidRPr="00DB36DB" w:rsidRDefault="00865887" w:rsidP="00DB36DB">
      <w:pPr>
        <w:pStyle w:val="PargrafodaLista"/>
        <w:numPr>
          <w:ilvl w:val="1"/>
          <w:numId w:val="9"/>
        </w:numPr>
        <w:rPr>
          <w:b/>
          <w:szCs w:val="24"/>
        </w:rPr>
      </w:pPr>
      <w:r>
        <w:rPr>
          <w:szCs w:val="24"/>
        </w:rPr>
        <w:t>O sistema deve permitir ao</w:t>
      </w:r>
      <w:r w:rsidR="0093221E">
        <w:rPr>
          <w:szCs w:val="24"/>
        </w:rPr>
        <w:t xml:space="preserve"> usuário</w:t>
      </w:r>
      <w:r w:rsidR="00305ECB">
        <w:rPr>
          <w:szCs w:val="24"/>
        </w:rPr>
        <w:t xml:space="preserve"> </w:t>
      </w:r>
      <w:r w:rsidR="00A26044">
        <w:rPr>
          <w:szCs w:val="24"/>
        </w:rPr>
        <w:t>Administrador</w:t>
      </w:r>
      <w:r w:rsidR="00DB36DB">
        <w:rPr>
          <w:szCs w:val="24"/>
        </w:rPr>
        <w:t xml:space="preserve"> valida</w:t>
      </w:r>
      <w:r>
        <w:rPr>
          <w:szCs w:val="24"/>
        </w:rPr>
        <w:t>r</w:t>
      </w:r>
      <w:r w:rsidR="00DB36DB">
        <w:rPr>
          <w:szCs w:val="24"/>
        </w:rPr>
        <w:t xml:space="preserve"> solicitação de Cadastro da empresa</w:t>
      </w:r>
      <w:r w:rsidR="00A26044">
        <w:rPr>
          <w:szCs w:val="24"/>
        </w:rPr>
        <w:t>;</w:t>
      </w:r>
    </w:p>
    <w:p w14:paraId="53980A17" w14:textId="77777777" w:rsidR="000815F0" w:rsidRPr="000815F0" w:rsidRDefault="00865887" w:rsidP="00DB36DB">
      <w:pPr>
        <w:pStyle w:val="PargrafodaLista"/>
        <w:numPr>
          <w:ilvl w:val="2"/>
          <w:numId w:val="9"/>
        </w:numPr>
        <w:rPr>
          <w:b/>
          <w:szCs w:val="24"/>
        </w:rPr>
      </w:pPr>
      <w:r>
        <w:rPr>
          <w:szCs w:val="24"/>
        </w:rPr>
        <w:t xml:space="preserve">O sistema deve solicitar a </w:t>
      </w:r>
      <w:r w:rsidR="00A26044">
        <w:rPr>
          <w:szCs w:val="24"/>
        </w:rPr>
        <w:t>entrada de</w:t>
      </w:r>
      <w:r>
        <w:rPr>
          <w:szCs w:val="24"/>
        </w:rPr>
        <w:t xml:space="preserve"> validação ou </w:t>
      </w:r>
      <w:r w:rsidR="0093221E">
        <w:rPr>
          <w:szCs w:val="24"/>
        </w:rPr>
        <w:t xml:space="preserve">recusa </w:t>
      </w:r>
      <w:r>
        <w:rPr>
          <w:szCs w:val="24"/>
        </w:rPr>
        <w:t>de cadastro de empresa</w:t>
      </w:r>
      <w:r w:rsidR="00A26044">
        <w:rPr>
          <w:szCs w:val="24"/>
        </w:rPr>
        <w:t>;</w:t>
      </w:r>
    </w:p>
    <w:p w14:paraId="0AC7FE75" w14:textId="77777777" w:rsidR="0093221E" w:rsidRPr="0093221E" w:rsidRDefault="000815F0" w:rsidP="000815F0">
      <w:pPr>
        <w:pStyle w:val="PargrafodaLista"/>
        <w:numPr>
          <w:ilvl w:val="3"/>
          <w:numId w:val="9"/>
        </w:numPr>
        <w:rPr>
          <w:b/>
          <w:szCs w:val="24"/>
        </w:rPr>
      </w:pPr>
      <w:r>
        <w:rPr>
          <w:szCs w:val="24"/>
        </w:rPr>
        <w:t xml:space="preserve">Ao recusar solicitação o sistema deve solicitar ao </w:t>
      </w:r>
      <w:r w:rsidR="00A6428F">
        <w:rPr>
          <w:szCs w:val="24"/>
        </w:rPr>
        <w:t>administrador que</w:t>
      </w:r>
      <w:r>
        <w:rPr>
          <w:szCs w:val="24"/>
        </w:rPr>
        <w:t xml:space="preserve"> informe uma justificativa da recusa para ser enviado ao usuário solicitante.</w:t>
      </w:r>
      <w:r w:rsidR="0093221E">
        <w:rPr>
          <w:szCs w:val="24"/>
        </w:rPr>
        <w:t xml:space="preserve"> </w:t>
      </w:r>
      <w:r w:rsidR="00C52721">
        <w:rPr>
          <w:szCs w:val="24"/>
        </w:rPr>
        <w:t>O sistema deve enviar um e-mail contendo os motivos da recusa.</w:t>
      </w:r>
    </w:p>
    <w:p w14:paraId="357989C6" w14:textId="77777777" w:rsidR="00DB36DB" w:rsidRPr="00A26044" w:rsidRDefault="00DB36DB" w:rsidP="00A26044">
      <w:pPr>
        <w:pStyle w:val="PargrafodaLista"/>
        <w:numPr>
          <w:ilvl w:val="3"/>
          <w:numId w:val="9"/>
        </w:numPr>
        <w:rPr>
          <w:b/>
          <w:szCs w:val="24"/>
        </w:rPr>
      </w:pPr>
      <w:r w:rsidRPr="00DB36DB">
        <w:rPr>
          <w:szCs w:val="24"/>
        </w:rPr>
        <w:t xml:space="preserve">Se a solicitação for aceita </w:t>
      </w:r>
      <w:r w:rsidR="00A6428F" w:rsidRPr="00DB36DB">
        <w:rPr>
          <w:szCs w:val="24"/>
        </w:rPr>
        <w:t>pelo</w:t>
      </w:r>
      <w:r w:rsidR="00A6428F">
        <w:rPr>
          <w:szCs w:val="24"/>
        </w:rPr>
        <w:t xml:space="preserve"> administrador</w:t>
      </w:r>
      <w:r w:rsidR="0093221E">
        <w:rPr>
          <w:szCs w:val="24"/>
        </w:rPr>
        <w:t>,</w:t>
      </w:r>
      <w:r w:rsidRPr="00DB36DB">
        <w:rPr>
          <w:szCs w:val="24"/>
        </w:rPr>
        <w:t xml:space="preserve"> o sistema deve enviar </w:t>
      </w:r>
      <w:r w:rsidR="0093221E">
        <w:rPr>
          <w:szCs w:val="24"/>
        </w:rPr>
        <w:t xml:space="preserve">um </w:t>
      </w:r>
      <w:r w:rsidRPr="00DB36DB">
        <w:rPr>
          <w:szCs w:val="24"/>
        </w:rPr>
        <w:t>e-mail de confirmação</w:t>
      </w:r>
      <w:r w:rsidR="00A6428F">
        <w:rPr>
          <w:szCs w:val="24"/>
        </w:rPr>
        <w:t xml:space="preserve"> para a empresa</w:t>
      </w:r>
      <w:r w:rsidRPr="00DB36DB">
        <w:rPr>
          <w:szCs w:val="24"/>
        </w:rPr>
        <w:t xml:space="preserve"> </w:t>
      </w:r>
      <w:r w:rsidR="00305ECB">
        <w:rPr>
          <w:szCs w:val="24"/>
        </w:rPr>
        <w:t>com</w:t>
      </w:r>
      <w:r w:rsidRPr="00DB36DB">
        <w:rPr>
          <w:szCs w:val="24"/>
        </w:rPr>
        <w:t xml:space="preserve"> </w:t>
      </w:r>
      <w:r w:rsidR="00A6428F">
        <w:rPr>
          <w:szCs w:val="24"/>
        </w:rPr>
        <w:t xml:space="preserve">um </w:t>
      </w:r>
      <w:r w:rsidRPr="00DB36DB">
        <w:rPr>
          <w:szCs w:val="24"/>
        </w:rPr>
        <w:t xml:space="preserve">redirecionamento para que seja </w:t>
      </w:r>
      <w:r w:rsidR="0093221E">
        <w:rPr>
          <w:szCs w:val="24"/>
        </w:rPr>
        <w:t>criada uma conta da empresa.</w:t>
      </w:r>
    </w:p>
    <w:p w14:paraId="12A73E69" w14:textId="77777777" w:rsidR="00A26044" w:rsidRPr="0093221E" w:rsidRDefault="00A26044" w:rsidP="00A26044">
      <w:pPr>
        <w:pStyle w:val="PargrafodaLista"/>
        <w:numPr>
          <w:ilvl w:val="4"/>
          <w:numId w:val="9"/>
        </w:numPr>
        <w:rPr>
          <w:b/>
          <w:szCs w:val="24"/>
        </w:rPr>
      </w:pPr>
      <w:r>
        <w:rPr>
          <w:szCs w:val="24"/>
        </w:rPr>
        <w:t>O sistema deve solicitar um *nome de usuário, *senha e *confirmação de senha, para que seja realizado o cadastro do login da empresa.</w:t>
      </w:r>
    </w:p>
    <w:p w14:paraId="3511EE94" w14:textId="77777777" w:rsidR="00DB36DB" w:rsidRDefault="00DB36DB" w:rsidP="00DB36DB">
      <w:pPr>
        <w:ind w:left="110" w:firstLine="0"/>
        <w:rPr>
          <w:b/>
          <w:szCs w:val="24"/>
        </w:rPr>
      </w:pPr>
    </w:p>
    <w:p w14:paraId="0BFA7298" w14:textId="77777777" w:rsidR="00FB3F7A" w:rsidRPr="00957A21" w:rsidRDefault="00FB3F7A" w:rsidP="00FB3F7A">
      <w:pPr>
        <w:ind w:left="0" w:firstLine="0"/>
        <w:rPr>
          <w:szCs w:val="24"/>
        </w:rPr>
      </w:pPr>
      <w:r>
        <w:rPr>
          <w:b/>
          <w:szCs w:val="24"/>
        </w:rPr>
        <w:t>RF04</w:t>
      </w:r>
      <w:r w:rsidRPr="00957A21">
        <w:rPr>
          <w:b/>
          <w:szCs w:val="24"/>
        </w:rPr>
        <w:t xml:space="preserve"> – Manter Usuário </w:t>
      </w:r>
      <w:r>
        <w:rPr>
          <w:b/>
          <w:szCs w:val="24"/>
        </w:rPr>
        <w:t>Cliente</w:t>
      </w:r>
    </w:p>
    <w:p w14:paraId="220AE7FE" w14:textId="77777777" w:rsidR="00FB3F7A" w:rsidRPr="00FB3F7A" w:rsidRDefault="00FB3F7A" w:rsidP="00FB3F7A">
      <w:pPr>
        <w:pStyle w:val="PargrafodaLista"/>
        <w:numPr>
          <w:ilvl w:val="0"/>
          <w:numId w:val="10"/>
        </w:numPr>
        <w:rPr>
          <w:vanish/>
          <w:szCs w:val="24"/>
        </w:rPr>
      </w:pPr>
    </w:p>
    <w:p w14:paraId="1772CCA6" w14:textId="77777777" w:rsidR="00FB3F7A" w:rsidRPr="00890EAF" w:rsidRDefault="00FB3F7A" w:rsidP="00FB3F7A">
      <w:pPr>
        <w:pStyle w:val="PargrafodaLista"/>
        <w:numPr>
          <w:ilvl w:val="1"/>
          <w:numId w:val="10"/>
        </w:numPr>
        <w:rPr>
          <w:b/>
          <w:szCs w:val="24"/>
        </w:rPr>
      </w:pPr>
      <w:r>
        <w:rPr>
          <w:szCs w:val="24"/>
        </w:rPr>
        <w:t xml:space="preserve"> O usuário C</w:t>
      </w:r>
      <w:r w:rsidR="00BD2AC3">
        <w:rPr>
          <w:szCs w:val="24"/>
        </w:rPr>
        <w:t xml:space="preserve">liente </w:t>
      </w:r>
      <w:r w:rsidRPr="00890EAF">
        <w:rPr>
          <w:szCs w:val="24"/>
        </w:rPr>
        <w:t>tem a opção de se cadastrar ou não no sistema.</w:t>
      </w:r>
    </w:p>
    <w:p w14:paraId="2A21B9D3" w14:textId="77777777" w:rsidR="00FB3F7A" w:rsidRPr="005F1204" w:rsidRDefault="00FB3F7A" w:rsidP="00FB3F7A">
      <w:pPr>
        <w:pStyle w:val="PargrafodaLista"/>
        <w:numPr>
          <w:ilvl w:val="2"/>
          <w:numId w:val="10"/>
        </w:numPr>
        <w:rPr>
          <w:b/>
          <w:szCs w:val="24"/>
        </w:rPr>
      </w:pPr>
      <w:r>
        <w:rPr>
          <w:szCs w:val="24"/>
        </w:rPr>
        <w:lastRenderedPageBreak/>
        <w:t>O sistema deve solicitar os seguintes campos para o cadastro</w:t>
      </w:r>
      <w:r w:rsidRPr="00890EAF">
        <w:rPr>
          <w:szCs w:val="24"/>
        </w:rPr>
        <w:t>: Nome</w:t>
      </w:r>
      <w:r>
        <w:rPr>
          <w:szCs w:val="24"/>
        </w:rPr>
        <w:t>*</w:t>
      </w:r>
      <w:r w:rsidRPr="00890EAF">
        <w:rPr>
          <w:szCs w:val="24"/>
        </w:rPr>
        <w:t>, Sobrenome</w:t>
      </w:r>
      <w:r>
        <w:rPr>
          <w:szCs w:val="24"/>
        </w:rPr>
        <w:t>*</w:t>
      </w:r>
      <w:r w:rsidRPr="00890EAF">
        <w:rPr>
          <w:szCs w:val="24"/>
        </w:rPr>
        <w:t>, Apelido (Esse aparecerá no feedback), e</w:t>
      </w:r>
      <w:r>
        <w:rPr>
          <w:szCs w:val="24"/>
        </w:rPr>
        <w:t>-</w:t>
      </w:r>
      <w:r w:rsidRPr="00890EAF">
        <w:rPr>
          <w:szCs w:val="24"/>
        </w:rPr>
        <w:t>mail</w:t>
      </w:r>
      <w:r>
        <w:rPr>
          <w:szCs w:val="24"/>
        </w:rPr>
        <w:t xml:space="preserve">* e </w:t>
      </w:r>
      <w:r w:rsidRPr="00890EAF">
        <w:rPr>
          <w:szCs w:val="24"/>
        </w:rPr>
        <w:t>senha</w:t>
      </w:r>
      <w:r>
        <w:rPr>
          <w:szCs w:val="24"/>
        </w:rPr>
        <w:t>*</w:t>
      </w:r>
      <w:r w:rsidRPr="00890EAF">
        <w:rPr>
          <w:szCs w:val="24"/>
        </w:rPr>
        <w:t>.</w:t>
      </w:r>
    </w:p>
    <w:p w14:paraId="6AE28BFF" w14:textId="77777777" w:rsidR="00FB3F7A" w:rsidRPr="00890EAF" w:rsidRDefault="00FB3F7A" w:rsidP="00FB3F7A">
      <w:pPr>
        <w:pStyle w:val="PargrafodaLista"/>
        <w:numPr>
          <w:ilvl w:val="3"/>
          <w:numId w:val="10"/>
        </w:numPr>
        <w:rPr>
          <w:b/>
          <w:szCs w:val="24"/>
        </w:rPr>
      </w:pPr>
      <w:r>
        <w:rPr>
          <w:szCs w:val="24"/>
        </w:rPr>
        <w:t>O sistema deve apresentar no feedback o nome e o sobrenome do usuário C</w:t>
      </w:r>
      <w:r w:rsidR="00BD2AC3">
        <w:rPr>
          <w:szCs w:val="24"/>
        </w:rPr>
        <w:t>liente</w:t>
      </w:r>
      <w:r>
        <w:rPr>
          <w:szCs w:val="24"/>
        </w:rPr>
        <w:t xml:space="preserve"> caso não for preenchido o campo apelido.</w:t>
      </w:r>
    </w:p>
    <w:p w14:paraId="1021A642" w14:textId="77777777" w:rsidR="00FB3F7A" w:rsidRPr="00890EAF" w:rsidRDefault="00FB3F7A" w:rsidP="00FB3F7A">
      <w:pPr>
        <w:pStyle w:val="PargrafodaLista"/>
        <w:numPr>
          <w:ilvl w:val="2"/>
          <w:numId w:val="10"/>
        </w:numPr>
        <w:rPr>
          <w:b/>
          <w:szCs w:val="24"/>
        </w:rPr>
      </w:pPr>
      <w:r>
        <w:rPr>
          <w:szCs w:val="24"/>
        </w:rPr>
        <w:t>O usuário C</w:t>
      </w:r>
      <w:r w:rsidR="00BD2AC3">
        <w:rPr>
          <w:szCs w:val="24"/>
        </w:rPr>
        <w:t>liente</w:t>
      </w:r>
      <w:r>
        <w:rPr>
          <w:szCs w:val="24"/>
        </w:rPr>
        <w:t xml:space="preserve"> pode </w:t>
      </w:r>
      <w:r w:rsidRPr="00890EAF">
        <w:rPr>
          <w:szCs w:val="24"/>
        </w:rPr>
        <w:t>alterar seu</w:t>
      </w:r>
      <w:r>
        <w:rPr>
          <w:szCs w:val="24"/>
        </w:rPr>
        <w:t xml:space="preserve"> próprio</w:t>
      </w:r>
      <w:r w:rsidRPr="00890EAF">
        <w:rPr>
          <w:szCs w:val="24"/>
        </w:rPr>
        <w:t xml:space="preserve"> cadastro.</w:t>
      </w:r>
    </w:p>
    <w:p w14:paraId="75F3E5C0" w14:textId="77777777" w:rsidR="00FB3F7A" w:rsidRPr="00276389" w:rsidRDefault="00FB3F7A" w:rsidP="00FB3F7A">
      <w:pPr>
        <w:pStyle w:val="PargrafodaLista"/>
        <w:numPr>
          <w:ilvl w:val="1"/>
          <w:numId w:val="10"/>
        </w:numPr>
        <w:rPr>
          <w:b/>
          <w:szCs w:val="24"/>
        </w:rPr>
      </w:pPr>
      <w:r w:rsidRPr="00890EAF">
        <w:rPr>
          <w:szCs w:val="24"/>
        </w:rPr>
        <w:t xml:space="preserve">O usuário </w:t>
      </w:r>
      <w:r>
        <w:rPr>
          <w:szCs w:val="24"/>
        </w:rPr>
        <w:t>C</w:t>
      </w:r>
      <w:r w:rsidR="00BD2AC3">
        <w:rPr>
          <w:szCs w:val="24"/>
        </w:rPr>
        <w:t>liente</w:t>
      </w:r>
      <w:r w:rsidRPr="00890EAF">
        <w:rPr>
          <w:szCs w:val="24"/>
        </w:rPr>
        <w:t xml:space="preserve"> pode </w:t>
      </w:r>
      <w:r>
        <w:rPr>
          <w:szCs w:val="24"/>
        </w:rPr>
        <w:t xml:space="preserve">solicitar </w:t>
      </w:r>
      <w:r w:rsidRPr="00890EAF">
        <w:rPr>
          <w:szCs w:val="24"/>
        </w:rPr>
        <w:t>que o sistema mande e-mail</w:t>
      </w:r>
      <w:r>
        <w:rPr>
          <w:szCs w:val="24"/>
        </w:rPr>
        <w:t xml:space="preserve"> par</w:t>
      </w:r>
      <w:r w:rsidRPr="00890EAF">
        <w:rPr>
          <w:szCs w:val="24"/>
        </w:rPr>
        <w:t>a ele com as informações sobre promoções e locais em destaque na semana.</w:t>
      </w:r>
    </w:p>
    <w:p w14:paraId="28C1E44C" w14:textId="77777777" w:rsidR="00FB3F7A" w:rsidRPr="00276389" w:rsidRDefault="00FB3F7A" w:rsidP="00FB3F7A">
      <w:pPr>
        <w:pStyle w:val="PargrafodaLista"/>
        <w:numPr>
          <w:ilvl w:val="1"/>
          <w:numId w:val="10"/>
        </w:numPr>
        <w:rPr>
          <w:b/>
          <w:szCs w:val="24"/>
        </w:rPr>
      </w:pPr>
      <w:r w:rsidRPr="00B67C27">
        <w:rPr>
          <w:szCs w:val="24"/>
        </w:rPr>
        <w:t>Quando fo</w:t>
      </w:r>
      <w:r>
        <w:rPr>
          <w:szCs w:val="24"/>
        </w:rPr>
        <w:t>r feito um cadastro do usuário C</w:t>
      </w:r>
      <w:r w:rsidR="00BD2AC3">
        <w:rPr>
          <w:szCs w:val="24"/>
        </w:rPr>
        <w:t>liente</w:t>
      </w:r>
      <w:r w:rsidRPr="00B67C27">
        <w:rPr>
          <w:szCs w:val="24"/>
        </w:rPr>
        <w:t>, o sistema deve enviar um e-mail com a confirmação do cadastro</w:t>
      </w:r>
      <w:r w:rsidRPr="00B67C27">
        <w:rPr>
          <w:b/>
          <w:szCs w:val="24"/>
        </w:rPr>
        <w:t>.</w:t>
      </w:r>
    </w:p>
    <w:p w14:paraId="316000AA" w14:textId="77777777" w:rsidR="00FB3F7A" w:rsidRPr="00DB36DB" w:rsidRDefault="00FB3F7A" w:rsidP="00FB3F7A">
      <w:pPr>
        <w:ind w:left="0" w:firstLine="0"/>
        <w:rPr>
          <w:b/>
          <w:szCs w:val="24"/>
        </w:rPr>
      </w:pPr>
    </w:p>
    <w:p w14:paraId="4B06576B" w14:textId="77777777" w:rsidR="009F5A5D" w:rsidRDefault="00DB36DB" w:rsidP="009F5A5D">
      <w:pPr>
        <w:rPr>
          <w:b/>
          <w:szCs w:val="24"/>
        </w:rPr>
      </w:pPr>
      <w:r>
        <w:rPr>
          <w:b/>
          <w:szCs w:val="24"/>
        </w:rPr>
        <w:t>RF0</w:t>
      </w:r>
      <w:r w:rsidR="00FB3F7A">
        <w:rPr>
          <w:b/>
          <w:szCs w:val="24"/>
        </w:rPr>
        <w:t>5</w:t>
      </w:r>
      <w:r w:rsidR="009F5A5D" w:rsidRPr="009F5A5D">
        <w:rPr>
          <w:b/>
          <w:szCs w:val="24"/>
        </w:rPr>
        <w:t xml:space="preserve"> – Manter </w:t>
      </w:r>
      <w:r w:rsidR="001B2B0C">
        <w:rPr>
          <w:b/>
          <w:szCs w:val="24"/>
        </w:rPr>
        <w:t>Cardápio</w:t>
      </w:r>
    </w:p>
    <w:p w14:paraId="4D547FA8" w14:textId="77777777" w:rsidR="00FB3F7A" w:rsidRPr="00FB3F7A" w:rsidRDefault="00FB3F7A" w:rsidP="00FB3F7A">
      <w:pPr>
        <w:pStyle w:val="PargrafodaLista"/>
        <w:numPr>
          <w:ilvl w:val="0"/>
          <w:numId w:val="27"/>
        </w:numPr>
        <w:rPr>
          <w:vanish/>
          <w:szCs w:val="24"/>
        </w:rPr>
      </w:pPr>
    </w:p>
    <w:p w14:paraId="3DB23D6D" w14:textId="77777777" w:rsidR="00FB3F7A" w:rsidRPr="00FB3F7A" w:rsidRDefault="00FB3F7A" w:rsidP="00FB3F7A">
      <w:pPr>
        <w:pStyle w:val="PargrafodaLista"/>
        <w:numPr>
          <w:ilvl w:val="0"/>
          <w:numId w:val="27"/>
        </w:numPr>
        <w:rPr>
          <w:vanish/>
          <w:szCs w:val="24"/>
        </w:rPr>
      </w:pPr>
    </w:p>
    <w:p w14:paraId="79EB5FED" w14:textId="77777777" w:rsidR="00FB3F7A" w:rsidRPr="00FB3F7A" w:rsidRDefault="00FB3F7A" w:rsidP="00FB3F7A">
      <w:pPr>
        <w:pStyle w:val="PargrafodaLista"/>
        <w:numPr>
          <w:ilvl w:val="0"/>
          <w:numId w:val="27"/>
        </w:numPr>
        <w:rPr>
          <w:vanish/>
          <w:szCs w:val="24"/>
        </w:rPr>
      </w:pPr>
    </w:p>
    <w:p w14:paraId="55CC056D" w14:textId="77777777" w:rsidR="009F5A5D" w:rsidRDefault="00305ECB" w:rsidP="00FB3F7A">
      <w:pPr>
        <w:pStyle w:val="PargrafodaLista"/>
        <w:numPr>
          <w:ilvl w:val="1"/>
          <w:numId w:val="27"/>
        </w:numPr>
        <w:rPr>
          <w:szCs w:val="24"/>
        </w:rPr>
      </w:pPr>
      <w:r>
        <w:rPr>
          <w:szCs w:val="24"/>
        </w:rPr>
        <w:t>O usuário E</w:t>
      </w:r>
      <w:r w:rsidR="000C57AB" w:rsidRPr="009F5A5D">
        <w:rPr>
          <w:szCs w:val="24"/>
        </w:rPr>
        <w:t xml:space="preserve">mpresa pode </w:t>
      </w:r>
      <w:r w:rsidR="00C421D1">
        <w:rPr>
          <w:szCs w:val="24"/>
        </w:rPr>
        <w:t>C</w:t>
      </w:r>
      <w:r w:rsidR="000C57AB" w:rsidRPr="009F5A5D">
        <w:rPr>
          <w:szCs w:val="24"/>
        </w:rPr>
        <w:t>adastrar</w:t>
      </w:r>
      <w:r w:rsidR="00C421D1">
        <w:rPr>
          <w:szCs w:val="24"/>
        </w:rPr>
        <w:t>/Consultar</w:t>
      </w:r>
      <w:r w:rsidR="000C57AB" w:rsidRPr="009F5A5D">
        <w:rPr>
          <w:szCs w:val="24"/>
        </w:rPr>
        <w:t>/Alterar/Excluir</w:t>
      </w:r>
      <w:r>
        <w:rPr>
          <w:szCs w:val="24"/>
        </w:rPr>
        <w:t xml:space="preserve"> um</w:t>
      </w:r>
      <w:r w:rsidR="001B2B0C">
        <w:rPr>
          <w:szCs w:val="24"/>
        </w:rPr>
        <w:t xml:space="preserve"> item</w:t>
      </w:r>
      <w:r w:rsidR="00646C28">
        <w:rPr>
          <w:szCs w:val="24"/>
        </w:rPr>
        <w:t xml:space="preserve"> em um </w:t>
      </w:r>
      <w:r w:rsidR="00FB3F7A">
        <w:rPr>
          <w:szCs w:val="24"/>
        </w:rPr>
        <w:t>cardápio</w:t>
      </w:r>
      <w:r w:rsidR="004B3DC0" w:rsidRPr="009F5A5D">
        <w:rPr>
          <w:szCs w:val="24"/>
        </w:rPr>
        <w:t>.</w:t>
      </w:r>
    </w:p>
    <w:p w14:paraId="0EF90A08" w14:textId="77777777" w:rsidR="009F5A5D" w:rsidRDefault="00305ECB" w:rsidP="00DB36DB">
      <w:pPr>
        <w:pStyle w:val="PargrafodaLista"/>
        <w:numPr>
          <w:ilvl w:val="2"/>
          <w:numId w:val="27"/>
        </w:numPr>
        <w:rPr>
          <w:szCs w:val="24"/>
        </w:rPr>
      </w:pPr>
      <w:r>
        <w:rPr>
          <w:szCs w:val="24"/>
        </w:rPr>
        <w:t>O usuário E</w:t>
      </w:r>
      <w:r w:rsidR="00D55CD1" w:rsidRPr="009F5A5D">
        <w:rPr>
          <w:szCs w:val="24"/>
        </w:rPr>
        <w:t xml:space="preserve">mpresa pode cadastrar </w:t>
      </w:r>
      <w:r w:rsidR="001B2B0C">
        <w:rPr>
          <w:szCs w:val="24"/>
        </w:rPr>
        <w:t>ite</w:t>
      </w:r>
      <w:r w:rsidR="009D6575">
        <w:rPr>
          <w:szCs w:val="24"/>
        </w:rPr>
        <w:t>ns</w:t>
      </w:r>
      <w:r w:rsidR="001B2B0C">
        <w:rPr>
          <w:szCs w:val="24"/>
        </w:rPr>
        <w:t xml:space="preserve"> </w:t>
      </w:r>
      <w:r w:rsidR="00D55CD1" w:rsidRPr="009F5A5D">
        <w:rPr>
          <w:szCs w:val="24"/>
        </w:rPr>
        <w:t xml:space="preserve">no sistema informando os seguintes campos: Nome do </w:t>
      </w:r>
      <w:r w:rsidR="001B2B0C">
        <w:rPr>
          <w:szCs w:val="24"/>
        </w:rPr>
        <w:t>Item*</w:t>
      </w:r>
      <w:r w:rsidR="00D55CD1" w:rsidRPr="009F5A5D">
        <w:rPr>
          <w:szCs w:val="24"/>
        </w:rPr>
        <w:t xml:space="preserve">, </w:t>
      </w:r>
      <w:r w:rsidR="001541A3" w:rsidRPr="009F5A5D">
        <w:rPr>
          <w:szCs w:val="24"/>
        </w:rPr>
        <w:t>descrição</w:t>
      </w:r>
      <w:r w:rsidR="006330C8">
        <w:rPr>
          <w:szCs w:val="24"/>
        </w:rPr>
        <w:t xml:space="preserve"> </w:t>
      </w:r>
      <w:r w:rsidR="001541A3" w:rsidRPr="009F5A5D">
        <w:rPr>
          <w:szCs w:val="24"/>
        </w:rPr>
        <w:t>básica</w:t>
      </w:r>
      <w:r w:rsidR="00495482" w:rsidRPr="009F5A5D">
        <w:rPr>
          <w:szCs w:val="24"/>
        </w:rPr>
        <w:t xml:space="preserve"> dos </w:t>
      </w:r>
      <w:r w:rsidR="00A65309">
        <w:rPr>
          <w:szCs w:val="24"/>
        </w:rPr>
        <w:t>Ingredientes utilizados</w:t>
      </w:r>
      <w:r w:rsidR="00C421D1">
        <w:rPr>
          <w:szCs w:val="24"/>
        </w:rPr>
        <w:t>*</w:t>
      </w:r>
      <w:r w:rsidR="001B2B0C">
        <w:rPr>
          <w:szCs w:val="24"/>
        </w:rPr>
        <w:t>,</w:t>
      </w:r>
      <w:r w:rsidR="004000F6" w:rsidRPr="009F5A5D">
        <w:rPr>
          <w:szCs w:val="24"/>
        </w:rPr>
        <w:t xml:space="preserve"> preço</w:t>
      </w:r>
      <w:r w:rsidR="001B2B0C">
        <w:rPr>
          <w:szCs w:val="24"/>
        </w:rPr>
        <w:t>*</w:t>
      </w:r>
      <w:r w:rsidR="004521F3">
        <w:rPr>
          <w:szCs w:val="24"/>
        </w:rPr>
        <w:t xml:space="preserve">, </w:t>
      </w:r>
      <w:r w:rsidR="00EC73EB">
        <w:rPr>
          <w:szCs w:val="24"/>
        </w:rPr>
        <w:t>foto</w:t>
      </w:r>
      <w:r w:rsidR="004555A1">
        <w:rPr>
          <w:szCs w:val="24"/>
        </w:rPr>
        <w:t>*</w:t>
      </w:r>
      <w:r w:rsidR="00457850">
        <w:rPr>
          <w:szCs w:val="24"/>
        </w:rPr>
        <w:t xml:space="preserve">, </w:t>
      </w:r>
      <w:r w:rsidR="00FB3F7A">
        <w:rPr>
          <w:szCs w:val="24"/>
        </w:rPr>
        <w:t xml:space="preserve">Status </w:t>
      </w:r>
      <w:r w:rsidR="004521F3">
        <w:rPr>
          <w:szCs w:val="24"/>
        </w:rPr>
        <w:t>(novo, atualizado ou promoção), Situação (disponível, indisponível);</w:t>
      </w:r>
    </w:p>
    <w:p w14:paraId="030289CF" w14:textId="77777777" w:rsidR="00FB3F7A" w:rsidRDefault="00FB3F7A" w:rsidP="00FB3F7A">
      <w:pPr>
        <w:pStyle w:val="PargrafodaLista"/>
        <w:numPr>
          <w:ilvl w:val="3"/>
          <w:numId w:val="27"/>
        </w:numPr>
        <w:rPr>
          <w:szCs w:val="24"/>
        </w:rPr>
      </w:pPr>
      <w:r>
        <w:rPr>
          <w:szCs w:val="24"/>
        </w:rPr>
        <w:t xml:space="preserve">Ao incluir um novo item o sistema deve alterar o </w:t>
      </w:r>
      <w:r w:rsidR="001B1BC5">
        <w:rPr>
          <w:szCs w:val="24"/>
        </w:rPr>
        <w:t>status do</w:t>
      </w:r>
      <w:r>
        <w:rPr>
          <w:szCs w:val="24"/>
        </w:rPr>
        <w:t xml:space="preserve"> item para novo; (Para alteração de preço ver a RF006 – Alterar preço)</w:t>
      </w:r>
    </w:p>
    <w:p w14:paraId="136D86D2" w14:textId="77777777" w:rsidR="0085211D" w:rsidRDefault="0085211D" w:rsidP="00DB36DB">
      <w:pPr>
        <w:pStyle w:val="PargrafodaLista"/>
        <w:numPr>
          <w:ilvl w:val="2"/>
          <w:numId w:val="27"/>
        </w:numPr>
        <w:rPr>
          <w:szCs w:val="24"/>
        </w:rPr>
      </w:pPr>
      <w:r>
        <w:rPr>
          <w:szCs w:val="24"/>
        </w:rPr>
        <w:t xml:space="preserve">Os itens devem estar relacionados somente a empresa </w:t>
      </w:r>
      <w:proofErr w:type="spellStart"/>
      <w:r w:rsidRPr="00234A7C">
        <w:rPr>
          <w:szCs w:val="24"/>
        </w:rPr>
        <w:t>logad</w:t>
      </w:r>
      <w:r w:rsidR="00552DF3" w:rsidRPr="00234A7C">
        <w:rPr>
          <w:szCs w:val="24"/>
        </w:rPr>
        <w:t>a</w:t>
      </w:r>
      <w:proofErr w:type="spellEnd"/>
      <w:r>
        <w:rPr>
          <w:szCs w:val="24"/>
        </w:rPr>
        <w:t xml:space="preserve">. </w:t>
      </w:r>
    </w:p>
    <w:p w14:paraId="6BD9D7BE" w14:textId="77777777" w:rsidR="00FD152B" w:rsidRPr="00FD152B" w:rsidRDefault="00305ECB" w:rsidP="00DB36DB">
      <w:pPr>
        <w:pStyle w:val="PargrafodaLista"/>
        <w:numPr>
          <w:ilvl w:val="2"/>
          <w:numId w:val="27"/>
        </w:numPr>
        <w:rPr>
          <w:szCs w:val="24"/>
        </w:rPr>
      </w:pPr>
      <w:r>
        <w:rPr>
          <w:szCs w:val="24"/>
        </w:rPr>
        <w:t>O usuário E</w:t>
      </w:r>
      <w:r w:rsidR="00C421D1">
        <w:rPr>
          <w:szCs w:val="24"/>
        </w:rPr>
        <w:t>mpresa pode consultar por um item</w:t>
      </w:r>
      <w:r w:rsidR="00FD152B">
        <w:rPr>
          <w:szCs w:val="24"/>
        </w:rPr>
        <w:t xml:space="preserve"> informando o nome do item</w:t>
      </w:r>
      <w:r w:rsidR="00C421D1">
        <w:rPr>
          <w:szCs w:val="24"/>
        </w:rPr>
        <w:t>.</w:t>
      </w:r>
    </w:p>
    <w:p w14:paraId="1F36805F" w14:textId="77777777" w:rsidR="00C421D1" w:rsidRDefault="00C421D1" w:rsidP="00DB36DB">
      <w:pPr>
        <w:pStyle w:val="PargrafodaLista"/>
        <w:numPr>
          <w:ilvl w:val="3"/>
          <w:numId w:val="27"/>
        </w:numPr>
        <w:rPr>
          <w:szCs w:val="24"/>
        </w:rPr>
      </w:pPr>
      <w:r>
        <w:rPr>
          <w:szCs w:val="24"/>
        </w:rPr>
        <w:t>O sistema deve apr</w:t>
      </w:r>
      <w:r w:rsidR="00CD7141">
        <w:rPr>
          <w:szCs w:val="24"/>
        </w:rPr>
        <w:t>esentar</w:t>
      </w:r>
      <w:r w:rsidR="00305ECB">
        <w:rPr>
          <w:szCs w:val="24"/>
        </w:rPr>
        <w:t>,</w:t>
      </w:r>
      <w:r w:rsidR="00CD7141">
        <w:rPr>
          <w:szCs w:val="24"/>
        </w:rPr>
        <w:t xml:space="preserve"> </w:t>
      </w:r>
      <w:r w:rsidR="00FD152B">
        <w:rPr>
          <w:szCs w:val="24"/>
        </w:rPr>
        <w:t>no resultado da consulta</w:t>
      </w:r>
      <w:r w:rsidR="00305ECB">
        <w:rPr>
          <w:szCs w:val="24"/>
        </w:rPr>
        <w:t>,</w:t>
      </w:r>
      <w:r w:rsidR="00FD152B">
        <w:rPr>
          <w:szCs w:val="24"/>
        </w:rPr>
        <w:t xml:space="preserve"> o</w:t>
      </w:r>
      <w:r w:rsidR="00CD7141">
        <w:rPr>
          <w:szCs w:val="24"/>
        </w:rPr>
        <w:t xml:space="preserve">s </w:t>
      </w:r>
      <w:r w:rsidR="00542BB0">
        <w:rPr>
          <w:szCs w:val="24"/>
        </w:rPr>
        <w:t>campos Foto</w:t>
      </w:r>
      <w:r w:rsidR="00C3108A">
        <w:rPr>
          <w:szCs w:val="24"/>
        </w:rPr>
        <w:t xml:space="preserve">, </w:t>
      </w:r>
      <w:r w:rsidR="00CD7141">
        <w:rPr>
          <w:szCs w:val="24"/>
        </w:rPr>
        <w:t>Nome do item,</w:t>
      </w:r>
      <w:r>
        <w:rPr>
          <w:szCs w:val="24"/>
        </w:rPr>
        <w:t xml:space="preserve"> Descrição básica dos ingredientes utilizados</w:t>
      </w:r>
      <w:r w:rsidR="001B1BC5">
        <w:rPr>
          <w:szCs w:val="24"/>
        </w:rPr>
        <w:t>,</w:t>
      </w:r>
      <w:r w:rsidR="00C3108A">
        <w:rPr>
          <w:szCs w:val="24"/>
        </w:rPr>
        <w:t xml:space="preserve"> Preço</w:t>
      </w:r>
      <w:r w:rsidR="001B1BC5">
        <w:rPr>
          <w:szCs w:val="24"/>
        </w:rPr>
        <w:t xml:space="preserve"> e situação</w:t>
      </w:r>
      <w:r>
        <w:rPr>
          <w:szCs w:val="24"/>
        </w:rPr>
        <w:t>;</w:t>
      </w:r>
    </w:p>
    <w:p w14:paraId="08E7892B" w14:textId="77777777" w:rsidR="00957A21" w:rsidRPr="00305ECB" w:rsidRDefault="00305ECB" w:rsidP="00305ECB">
      <w:pPr>
        <w:pStyle w:val="PargrafodaLista"/>
        <w:numPr>
          <w:ilvl w:val="1"/>
          <w:numId w:val="27"/>
        </w:numPr>
        <w:rPr>
          <w:szCs w:val="24"/>
        </w:rPr>
      </w:pPr>
      <w:r>
        <w:rPr>
          <w:szCs w:val="24"/>
        </w:rPr>
        <w:t xml:space="preserve"> O usuário E</w:t>
      </w:r>
      <w:r w:rsidR="00957A21" w:rsidRPr="00305ECB">
        <w:rPr>
          <w:szCs w:val="24"/>
        </w:rPr>
        <w:t>mpresa não tem o privilégio de Cadastrar/</w:t>
      </w:r>
      <w:r w:rsidR="00C421D1" w:rsidRPr="00305ECB">
        <w:rPr>
          <w:szCs w:val="24"/>
        </w:rPr>
        <w:t>Consultar/</w:t>
      </w:r>
      <w:r w:rsidR="00957A21" w:rsidRPr="00305ECB">
        <w:rPr>
          <w:szCs w:val="24"/>
        </w:rPr>
        <w:t xml:space="preserve">Alterar/Excluir </w:t>
      </w:r>
      <w:r w:rsidR="00C53AC6" w:rsidRPr="00305ECB">
        <w:rPr>
          <w:szCs w:val="24"/>
        </w:rPr>
        <w:t>Itens</w:t>
      </w:r>
      <w:r w:rsidR="00957A21" w:rsidRPr="00305ECB">
        <w:rPr>
          <w:szCs w:val="24"/>
        </w:rPr>
        <w:t xml:space="preserve"> de outras empresas</w:t>
      </w:r>
      <w:r w:rsidR="00C53AC6" w:rsidRPr="00305ECB">
        <w:rPr>
          <w:szCs w:val="24"/>
        </w:rPr>
        <w:t>.</w:t>
      </w:r>
    </w:p>
    <w:p w14:paraId="6AA31585" w14:textId="77777777" w:rsidR="00B51FA4" w:rsidRPr="00890EAF" w:rsidRDefault="00B51FA4" w:rsidP="00A6428F">
      <w:pPr>
        <w:pStyle w:val="PargrafodaLista"/>
        <w:ind w:left="0" w:firstLine="0"/>
        <w:rPr>
          <w:b/>
          <w:szCs w:val="24"/>
        </w:rPr>
      </w:pPr>
    </w:p>
    <w:p w14:paraId="0D7D6EB4" w14:textId="5747C434" w:rsidR="00B67C27" w:rsidRDefault="00B67C27" w:rsidP="00B67C27">
      <w:pPr>
        <w:ind w:left="45" w:firstLine="0"/>
        <w:rPr>
          <w:b/>
          <w:szCs w:val="24"/>
        </w:rPr>
      </w:pPr>
      <w:r>
        <w:rPr>
          <w:b/>
          <w:szCs w:val="24"/>
        </w:rPr>
        <w:t>RF0</w:t>
      </w:r>
      <w:r w:rsidR="00CC0B80">
        <w:rPr>
          <w:b/>
          <w:szCs w:val="24"/>
        </w:rPr>
        <w:t>6</w:t>
      </w:r>
      <w:r w:rsidR="00890EAF">
        <w:rPr>
          <w:b/>
          <w:szCs w:val="24"/>
        </w:rPr>
        <w:t xml:space="preserve"> – Manter Acesso</w:t>
      </w:r>
      <w:r>
        <w:rPr>
          <w:b/>
          <w:szCs w:val="24"/>
        </w:rPr>
        <w:t xml:space="preserve"> ao sistema</w:t>
      </w:r>
    </w:p>
    <w:p w14:paraId="7A4283EE" w14:textId="77777777" w:rsidR="00CC0B80" w:rsidRPr="00CC0B80" w:rsidRDefault="00CC0B80" w:rsidP="00CC0B80">
      <w:pPr>
        <w:pStyle w:val="PargrafodaLista"/>
        <w:numPr>
          <w:ilvl w:val="0"/>
          <w:numId w:val="11"/>
        </w:numPr>
        <w:rPr>
          <w:vanish/>
          <w:szCs w:val="24"/>
        </w:rPr>
      </w:pPr>
    </w:p>
    <w:p w14:paraId="0C8C96A9" w14:textId="77777777" w:rsidR="00CC0B80" w:rsidRPr="00CC0B80" w:rsidRDefault="00CC0B80" w:rsidP="00CC0B80">
      <w:pPr>
        <w:pStyle w:val="PargrafodaLista"/>
        <w:numPr>
          <w:ilvl w:val="0"/>
          <w:numId w:val="11"/>
        </w:numPr>
        <w:rPr>
          <w:vanish/>
          <w:szCs w:val="24"/>
        </w:rPr>
      </w:pPr>
    </w:p>
    <w:p w14:paraId="7C8481A8" w14:textId="64CC4C00" w:rsidR="00B67C27" w:rsidRPr="00B67C27" w:rsidRDefault="00D934C5" w:rsidP="00CC0B80">
      <w:pPr>
        <w:pStyle w:val="PargrafodaLista"/>
        <w:numPr>
          <w:ilvl w:val="1"/>
          <w:numId w:val="11"/>
        </w:numPr>
        <w:rPr>
          <w:b/>
          <w:szCs w:val="24"/>
        </w:rPr>
      </w:pPr>
      <w:r>
        <w:rPr>
          <w:szCs w:val="24"/>
        </w:rPr>
        <w:t xml:space="preserve"> </w:t>
      </w:r>
      <w:r w:rsidR="00B67C27">
        <w:rPr>
          <w:szCs w:val="24"/>
        </w:rPr>
        <w:t>O siste</w:t>
      </w:r>
      <w:r w:rsidR="00FC4542">
        <w:rPr>
          <w:szCs w:val="24"/>
        </w:rPr>
        <w:t xml:space="preserve">ma deve solicitar para o acesso, </w:t>
      </w:r>
      <w:r w:rsidR="00B67C27">
        <w:rPr>
          <w:szCs w:val="24"/>
        </w:rPr>
        <w:t>um login e uma senha.</w:t>
      </w:r>
    </w:p>
    <w:p w14:paraId="026F061E" w14:textId="77777777" w:rsidR="007E007F" w:rsidRPr="00B67C27" w:rsidRDefault="00D934C5" w:rsidP="00B67C27">
      <w:pPr>
        <w:pStyle w:val="PargrafodaLista"/>
        <w:numPr>
          <w:ilvl w:val="2"/>
          <w:numId w:val="11"/>
        </w:numPr>
        <w:rPr>
          <w:b/>
          <w:szCs w:val="24"/>
        </w:rPr>
      </w:pPr>
      <w:r>
        <w:rPr>
          <w:szCs w:val="24"/>
        </w:rPr>
        <w:t>O</w:t>
      </w:r>
      <w:r w:rsidR="00B67C27">
        <w:rPr>
          <w:szCs w:val="24"/>
        </w:rPr>
        <w:t xml:space="preserve"> sistema deve verificar se o login e a senha são correspondentes ao cadastrado.</w:t>
      </w:r>
    </w:p>
    <w:p w14:paraId="784A5894" w14:textId="77777777" w:rsidR="00890EAF" w:rsidRPr="00B51FA4" w:rsidRDefault="00890EAF" w:rsidP="00150879">
      <w:pPr>
        <w:pStyle w:val="PargrafodaLista"/>
        <w:numPr>
          <w:ilvl w:val="1"/>
          <w:numId w:val="11"/>
        </w:numPr>
        <w:rPr>
          <w:b/>
          <w:szCs w:val="24"/>
        </w:rPr>
      </w:pPr>
      <w:r w:rsidRPr="00890EAF">
        <w:rPr>
          <w:szCs w:val="24"/>
        </w:rPr>
        <w:t>O sistema dev</w:t>
      </w:r>
      <w:r w:rsidR="007E007F">
        <w:rPr>
          <w:szCs w:val="24"/>
        </w:rPr>
        <w:t xml:space="preserve">e verificar qual o tipo do usuário pelo login e </w:t>
      </w:r>
      <w:r w:rsidR="006D055F">
        <w:rPr>
          <w:szCs w:val="24"/>
        </w:rPr>
        <w:t>a senha</w:t>
      </w:r>
      <w:r w:rsidR="006D055F" w:rsidRPr="00890EAF">
        <w:rPr>
          <w:szCs w:val="24"/>
        </w:rPr>
        <w:t xml:space="preserve"> utilizada</w:t>
      </w:r>
      <w:r w:rsidR="007E007F">
        <w:rPr>
          <w:szCs w:val="24"/>
        </w:rPr>
        <w:t>,</w:t>
      </w:r>
      <w:r w:rsidRPr="00890EAF">
        <w:rPr>
          <w:szCs w:val="24"/>
        </w:rPr>
        <w:t xml:space="preserve"> e liberar os</w:t>
      </w:r>
      <w:r w:rsidR="007E007F">
        <w:rPr>
          <w:szCs w:val="24"/>
        </w:rPr>
        <w:t xml:space="preserve"> devidos</w:t>
      </w:r>
      <w:r w:rsidRPr="00890EAF">
        <w:rPr>
          <w:szCs w:val="24"/>
        </w:rPr>
        <w:t xml:space="preserve"> privilégios para </w:t>
      </w:r>
      <w:r w:rsidR="001B247A">
        <w:rPr>
          <w:szCs w:val="24"/>
        </w:rPr>
        <w:t xml:space="preserve">cada </w:t>
      </w:r>
      <w:r w:rsidRPr="00890EAF">
        <w:rPr>
          <w:szCs w:val="24"/>
        </w:rPr>
        <w:t>usuário.</w:t>
      </w:r>
    </w:p>
    <w:p w14:paraId="573521FF" w14:textId="77777777" w:rsidR="00B51FA4" w:rsidRPr="005F1204" w:rsidRDefault="00B51FA4" w:rsidP="005F1204">
      <w:pPr>
        <w:ind w:left="0" w:firstLine="0"/>
        <w:rPr>
          <w:b/>
          <w:szCs w:val="24"/>
        </w:rPr>
      </w:pPr>
    </w:p>
    <w:p w14:paraId="2C662AB3" w14:textId="67BCAA57" w:rsidR="009177E3" w:rsidRDefault="00C00C4A" w:rsidP="00957A21">
      <w:pPr>
        <w:ind w:left="0" w:firstLine="0"/>
        <w:rPr>
          <w:b/>
          <w:szCs w:val="24"/>
        </w:rPr>
      </w:pPr>
      <w:r>
        <w:rPr>
          <w:b/>
          <w:szCs w:val="24"/>
        </w:rPr>
        <w:lastRenderedPageBreak/>
        <w:t>RF</w:t>
      </w:r>
      <w:r w:rsidR="009E5D87">
        <w:rPr>
          <w:b/>
          <w:szCs w:val="24"/>
        </w:rPr>
        <w:t>0</w:t>
      </w:r>
      <w:r w:rsidR="00CC0B80">
        <w:rPr>
          <w:b/>
          <w:szCs w:val="24"/>
        </w:rPr>
        <w:t>7</w:t>
      </w:r>
      <w:r w:rsidR="009E5D87">
        <w:rPr>
          <w:b/>
          <w:szCs w:val="24"/>
        </w:rPr>
        <w:t xml:space="preserve"> – Manter </w:t>
      </w:r>
      <w:r w:rsidR="009177E3">
        <w:rPr>
          <w:b/>
          <w:szCs w:val="24"/>
        </w:rPr>
        <w:t>Feedback</w:t>
      </w:r>
    </w:p>
    <w:p w14:paraId="30076A12" w14:textId="77777777" w:rsidR="00CC0B80" w:rsidRPr="00CC0B80" w:rsidRDefault="00CC0B80" w:rsidP="00CC0B80">
      <w:pPr>
        <w:pStyle w:val="PargrafodaLista"/>
        <w:numPr>
          <w:ilvl w:val="0"/>
          <w:numId w:val="12"/>
        </w:numPr>
        <w:rPr>
          <w:vanish/>
          <w:szCs w:val="24"/>
        </w:rPr>
      </w:pPr>
    </w:p>
    <w:p w14:paraId="01250D5E" w14:textId="77777777" w:rsidR="00CC0B80" w:rsidRPr="00CC0B80" w:rsidRDefault="00CC0B80" w:rsidP="00CC0B80">
      <w:pPr>
        <w:pStyle w:val="PargrafodaLista"/>
        <w:numPr>
          <w:ilvl w:val="0"/>
          <w:numId w:val="12"/>
        </w:numPr>
        <w:rPr>
          <w:vanish/>
          <w:szCs w:val="24"/>
        </w:rPr>
      </w:pPr>
    </w:p>
    <w:p w14:paraId="64597F5B" w14:textId="277CFDE5" w:rsidR="009177E3" w:rsidRPr="009177E3" w:rsidRDefault="00E3307D" w:rsidP="00CC0B80">
      <w:pPr>
        <w:pStyle w:val="PargrafodaLista"/>
        <w:numPr>
          <w:ilvl w:val="1"/>
          <w:numId w:val="12"/>
        </w:numPr>
        <w:rPr>
          <w:b/>
          <w:szCs w:val="24"/>
        </w:rPr>
      </w:pPr>
      <w:r>
        <w:rPr>
          <w:szCs w:val="24"/>
        </w:rPr>
        <w:t xml:space="preserve"> </w:t>
      </w:r>
      <w:r w:rsidR="00792FC0">
        <w:rPr>
          <w:szCs w:val="24"/>
        </w:rPr>
        <w:t>Qualquer usuário</w:t>
      </w:r>
      <w:r>
        <w:rPr>
          <w:szCs w:val="24"/>
        </w:rPr>
        <w:t xml:space="preserve">, cadastrado ou não </w:t>
      </w:r>
      <w:r w:rsidR="009E5D87" w:rsidRPr="009177E3">
        <w:rPr>
          <w:szCs w:val="24"/>
        </w:rPr>
        <w:t xml:space="preserve">pode </w:t>
      </w:r>
      <w:r w:rsidR="000866D5">
        <w:rPr>
          <w:szCs w:val="24"/>
        </w:rPr>
        <w:t>visualizar</w:t>
      </w:r>
      <w:r w:rsidR="00FC4542">
        <w:rPr>
          <w:szCs w:val="24"/>
        </w:rPr>
        <w:t xml:space="preserve"> </w:t>
      </w:r>
      <w:r w:rsidR="00687374">
        <w:rPr>
          <w:szCs w:val="24"/>
        </w:rPr>
        <w:t>os</w:t>
      </w:r>
      <w:r w:rsidR="00687374" w:rsidRPr="009177E3">
        <w:rPr>
          <w:szCs w:val="24"/>
        </w:rPr>
        <w:t xml:space="preserve"> f</w:t>
      </w:r>
      <w:r w:rsidR="00FC4542">
        <w:rPr>
          <w:szCs w:val="24"/>
        </w:rPr>
        <w:t>eedbacks de outros usuários</w:t>
      </w:r>
      <w:r w:rsidR="009E5D87" w:rsidRPr="009177E3">
        <w:rPr>
          <w:szCs w:val="24"/>
        </w:rPr>
        <w:t xml:space="preserve"> </w:t>
      </w:r>
      <w:r w:rsidR="00126C9F">
        <w:rPr>
          <w:szCs w:val="24"/>
        </w:rPr>
        <w:t xml:space="preserve">para a uma </w:t>
      </w:r>
      <w:r w:rsidR="009E5D87" w:rsidRPr="009177E3">
        <w:rPr>
          <w:szCs w:val="24"/>
        </w:rPr>
        <w:t xml:space="preserve">empresa </w:t>
      </w:r>
      <w:r w:rsidR="00D934C5">
        <w:rPr>
          <w:szCs w:val="24"/>
        </w:rPr>
        <w:t xml:space="preserve">ou </w:t>
      </w:r>
      <w:r w:rsidR="00126C9F">
        <w:rPr>
          <w:szCs w:val="24"/>
        </w:rPr>
        <w:t xml:space="preserve">para um </w:t>
      </w:r>
      <w:r w:rsidR="00D934C5">
        <w:rPr>
          <w:szCs w:val="24"/>
        </w:rPr>
        <w:t>item</w:t>
      </w:r>
      <w:r w:rsidR="009E5D87" w:rsidRPr="009177E3">
        <w:rPr>
          <w:szCs w:val="24"/>
        </w:rPr>
        <w:t>.</w:t>
      </w:r>
    </w:p>
    <w:p w14:paraId="5877B434" w14:textId="77777777" w:rsidR="009E5D87" w:rsidRPr="00C3108A" w:rsidRDefault="00FC4542" w:rsidP="00150879">
      <w:pPr>
        <w:pStyle w:val="PargrafodaLista"/>
        <w:numPr>
          <w:ilvl w:val="1"/>
          <w:numId w:val="12"/>
        </w:numPr>
        <w:rPr>
          <w:b/>
          <w:szCs w:val="24"/>
        </w:rPr>
      </w:pPr>
      <w:r>
        <w:rPr>
          <w:szCs w:val="24"/>
        </w:rPr>
        <w:t>O usuário C</w:t>
      </w:r>
      <w:r w:rsidR="00792FC0">
        <w:rPr>
          <w:szCs w:val="24"/>
        </w:rPr>
        <w:t>liente</w:t>
      </w:r>
      <w:r w:rsidR="009E5D87" w:rsidRPr="009177E3">
        <w:rPr>
          <w:szCs w:val="24"/>
        </w:rPr>
        <w:t xml:space="preserve"> </w:t>
      </w:r>
      <w:r w:rsidR="000D72FA">
        <w:rPr>
          <w:szCs w:val="24"/>
        </w:rPr>
        <w:t xml:space="preserve">cadastrado </w:t>
      </w:r>
      <w:r w:rsidR="009E5D87" w:rsidRPr="009177E3">
        <w:rPr>
          <w:szCs w:val="24"/>
        </w:rPr>
        <w:t xml:space="preserve">pode compartilhar sua </w:t>
      </w:r>
      <w:r w:rsidR="00352C79">
        <w:rPr>
          <w:szCs w:val="24"/>
        </w:rPr>
        <w:t>opinião sobre a empresa e/ou itens oferecidos por ela</w:t>
      </w:r>
      <w:r w:rsidR="009E5D87" w:rsidRPr="009177E3">
        <w:rPr>
          <w:szCs w:val="24"/>
        </w:rPr>
        <w:t>.</w:t>
      </w:r>
    </w:p>
    <w:p w14:paraId="0349092F" w14:textId="77777777" w:rsidR="00C3108A" w:rsidRPr="00126C9F" w:rsidRDefault="00C3108A" w:rsidP="00C3108A">
      <w:pPr>
        <w:pStyle w:val="PargrafodaLista"/>
        <w:numPr>
          <w:ilvl w:val="2"/>
          <w:numId w:val="12"/>
        </w:numPr>
        <w:rPr>
          <w:b/>
          <w:szCs w:val="24"/>
        </w:rPr>
      </w:pPr>
      <w:r w:rsidRPr="004F02EF">
        <w:rPr>
          <w:szCs w:val="24"/>
        </w:rPr>
        <w:t>Para avaliar uma empresa</w:t>
      </w:r>
      <w:r>
        <w:rPr>
          <w:szCs w:val="24"/>
        </w:rPr>
        <w:t xml:space="preserve"> e/ou item </w:t>
      </w:r>
      <w:r w:rsidR="00FC4542">
        <w:rPr>
          <w:szCs w:val="24"/>
        </w:rPr>
        <w:t>o usuário C</w:t>
      </w:r>
      <w:r w:rsidR="00BD2AC3">
        <w:rPr>
          <w:szCs w:val="24"/>
        </w:rPr>
        <w:t>liente</w:t>
      </w:r>
      <w:r w:rsidRPr="004F02EF">
        <w:rPr>
          <w:szCs w:val="24"/>
        </w:rPr>
        <w:t xml:space="preserve"> deve informar uma nota </w:t>
      </w:r>
      <w:r w:rsidR="00FC4542">
        <w:rPr>
          <w:szCs w:val="24"/>
        </w:rPr>
        <w:t xml:space="preserve">de 0 a 5, </w:t>
      </w:r>
      <w:r w:rsidR="00246A17">
        <w:rPr>
          <w:szCs w:val="24"/>
        </w:rPr>
        <w:t>onde</w:t>
      </w:r>
      <w:r w:rsidR="00AA0E30">
        <w:rPr>
          <w:szCs w:val="24"/>
        </w:rPr>
        <w:t xml:space="preserve"> 0 </w:t>
      </w:r>
      <w:r w:rsidR="00246A17">
        <w:rPr>
          <w:szCs w:val="24"/>
        </w:rPr>
        <w:t>é</w:t>
      </w:r>
      <w:r w:rsidR="00AA0E30">
        <w:rPr>
          <w:szCs w:val="24"/>
        </w:rPr>
        <w:t xml:space="preserve"> </w:t>
      </w:r>
      <w:r w:rsidR="00FC4542">
        <w:rPr>
          <w:szCs w:val="24"/>
        </w:rPr>
        <w:t>péssimo e</w:t>
      </w:r>
      <w:r>
        <w:rPr>
          <w:szCs w:val="24"/>
        </w:rPr>
        <w:t xml:space="preserve"> 5</w:t>
      </w:r>
      <w:r w:rsidR="00FC4542">
        <w:rPr>
          <w:szCs w:val="24"/>
        </w:rPr>
        <w:t xml:space="preserve"> </w:t>
      </w:r>
      <w:r w:rsidR="00AA0E30">
        <w:rPr>
          <w:szCs w:val="24"/>
        </w:rPr>
        <w:t xml:space="preserve">é </w:t>
      </w:r>
      <w:r w:rsidRPr="004F02EF">
        <w:rPr>
          <w:szCs w:val="24"/>
        </w:rPr>
        <w:t>excelente.</w:t>
      </w:r>
    </w:p>
    <w:p w14:paraId="23F1FED5" w14:textId="77777777" w:rsidR="002A10B9" w:rsidRPr="00C3108A" w:rsidRDefault="002A10B9" w:rsidP="00C3108A">
      <w:pPr>
        <w:pStyle w:val="PargrafodaLista"/>
        <w:numPr>
          <w:ilvl w:val="2"/>
          <w:numId w:val="12"/>
        </w:numPr>
        <w:rPr>
          <w:b/>
          <w:szCs w:val="24"/>
        </w:rPr>
      </w:pPr>
      <w:r>
        <w:rPr>
          <w:szCs w:val="24"/>
        </w:rPr>
        <w:t>O sistema deve armazenar a data e hora do feedback.</w:t>
      </w:r>
    </w:p>
    <w:p w14:paraId="15C9F20C" w14:textId="77777777" w:rsidR="00D934C5" w:rsidRPr="00D934C5" w:rsidRDefault="00493499" w:rsidP="00D934C5">
      <w:pPr>
        <w:pStyle w:val="PargrafodaLista"/>
        <w:numPr>
          <w:ilvl w:val="1"/>
          <w:numId w:val="12"/>
        </w:numPr>
        <w:rPr>
          <w:b/>
          <w:szCs w:val="24"/>
        </w:rPr>
      </w:pPr>
      <w:r>
        <w:rPr>
          <w:szCs w:val="24"/>
        </w:rPr>
        <w:t xml:space="preserve"> O usuário </w:t>
      </w:r>
      <w:r w:rsidR="00FC4542">
        <w:rPr>
          <w:szCs w:val="24"/>
        </w:rPr>
        <w:t>C</w:t>
      </w:r>
      <w:r w:rsidR="00BD2AC3">
        <w:rPr>
          <w:szCs w:val="24"/>
        </w:rPr>
        <w:t>liente</w:t>
      </w:r>
      <w:r>
        <w:rPr>
          <w:szCs w:val="24"/>
        </w:rPr>
        <w:t xml:space="preserve"> pode</w:t>
      </w:r>
      <w:r w:rsidR="00D934C5">
        <w:rPr>
          <w:szCs w:val="24"/>
        </w:rPr>
        <w:t>:</w:t>
      </w:r>
    </w:p>
    <w:p w14:paraId="7F577778" w14:textId="77777777" w:rsidR="00D934C5" w:rsidRPr="00D934C5" w:rsidRDefault="00D934C5" w:rsidP="00D934C5">
      <w:pPr>
        <w:pStyle w:val="PargrafodaLista"/>
        <w:numPr>
          <w:ilvl w:val="0"/>
          <w:numId w:val="25"/>
        </w:numPr>
        <w:rPr>
          <w:b/>
          <w:szCs w:val="24"/>
        </w:rPr>
      </w:pPr>
      <w:r>
        <w:rPr>
          <w:szCs w:val="24"/>
        </w:rPr>
        <w:t>A</w:t>
      </w:r>
      <w:r w:rsidR="00493499" w:rsidRPr="00D934C5">
        <w:rPr>
          <w:szCs w:val="24"/>
        </w:rPr>
        <w:t>lterar o seu próprio feedback.</w:t>
      </w:r>
    </w:p>
    <w:p w14:paraId="598F30E0" w14:textId="77777777" w:rsidR="004F02EF" w:rsidRPr="00D934C5" w:rsidRDefault="00D934C5" w:rsidP="00D934C5">
      <w:pPr>
        <w:pStyle w:val="PargrafodaLista"/>
        <w:numPr>
          <w:ilvl w:val="0"/>
          <w:numId w:val="25"/>
        </w:numPr>
        <w:rPr>
          <w:b/>
          <w:szCs w:val="24"/>
        </w:rPr>
      </w:pPr>
      <w:r>
        <w:rPr>
          <w:szCs w:val="24"/>
        </w:rPr>
        <w:t>E</w:t>
      </w:r>
      <w:r w:rsidR="00493499" w:rsidRPr="00D934C5">
        <w:rPr>
          <w:szCs w:val="24"/>
        </w:rPr>
        <w:t>xcluir o seu próprio feedback.</w:t>
      </w:r>
    </w:p>
    <w:p w14:paraId="6552EBFF" w14:textId="77777777" w:rsidR="00214973" w:rsidRPr="00214973" w:rsidRDefault="00214973" w:rsidP="004F02EF">
      <w:pPr>
        <w:pStyle w:val="PargrafodaLista"/>
        <w:numPr>
          <w:ilvl w:val="1"/>
          <w:numId w:val="12"/>
        </w:numPr>
        <w:rPr>
          <w:b/>
          <w:szCs w:val="24"/>
        </w:rPr>
      </w:pPr>
      <w:r>
        <w:rPr>
          <w:szCs w:val="24"/>
        </w:rPr>
        <w:t xml:space="preserve">O sistema deve </w:t>
      </w:r>
      <w:r w:rsidR="00380D86">
        <w:rPr>
          <w:szCs w:val="24"/>
        </w:rPr>
        <w:t>manter um histórico d</w:t>
      </w:r>
      <w:r>
        <w:rPr>
          <w:szCs w:val="24"/>
        </w:rPr>
        <w:t>os feedbacks recebidos para a empresa.</w:t>
      </w:r>
    </w:p>
    <w:p w14:paraId="393481AF" w14:textId="77777777" w:rsidR="00214973" w:rsidRPr="00214973" w:rsidRDefault="00214973" w:rsidP="00214973">
      <w:pPr>
        <w:pStyle w:val="PargrafodaLista"/>
        <w:numPr>
          <w:ilvl w:val="1"/>
          <w:numId w:val="12"/>
        </w:numPr>
        <w:rPr>
          <w:b/>
          <w:szCs w:val="24"/>
        </w:rPr>
      </w:pPr>
      <w:r>
        <w:rPr>
          <w:szCs w:val="24"/>
        </w:rPr>
        <w:t xml:space="preserve">O sistema deve </w:t>
      </w:r>
      <w:r w:rsidR="00380D86">
        <w:rPr>
          <w:szCs w:val="24"/>
        </w:rPr>
        <w:t>manter um histórico d</w:t>
      </w:r>
      <w:r>
        <w:rPr>
          <w:szCs w:val="24"/>
        </w:rPr>
        <w:t>os feedbacks recebidos para o item.</w:t>
      </w:r>
    </w:p>
    <w:p w14:paraId="2E5FED91" w14:textId="77777777" w:rsidR="00214973" w:rsidRDefault="00F109C0" w:rsidP="00214973">
      <w:pPr>
        <w:pStyle w:val="PargrafodaLista"/>
        <w:numPr>
          <w:ilvl w:val="1"/>
          <w:numId w:val="12"/>
        </w:numPr>
        <w:rPr>
          <w:szCs w:val="24"/>
        </w:rPr>
      </w:pPr>
      <w:r w:rsidRPr="004F02EF">
        <w:rPr>
          <w:szCs w:val="24"/>
        </w:rPr>
        <w:t>O sistema deve calcular a média</w:t>
      </w:r>
      <w:r w:rsidR="00126C9F">
        <w:rPr>
          <w:szCs w:val="24"/>
        </w:rPr>
        <w:t xml:space="preserve"> das notas recebidas nos feedbacks dos usuários cliente para um item ou empresa dentro do tempo determinado pela empresa; </w:t>
      </w:r>
    </w:p>
    <w:p w14:paraId="3129A918" w14:textId="77777777" w:rsidR="00A6428F" w:rsidRPr="00214973" w:rsidRDefault="00A6428F" w:rsidP="008639BC">
      <w:pPr>
        <w:pStyle w:val="PargrafodaLista"/>
        <w:numPr>
          <w:ilvl w:val="2"/>
          <w:numId w:val="12"/>
        </w:numPr>
        <w:rPr>
          <w:szCs w:val="24"/>
        </w:rPr>
      </w:pPr>
      <w:r>
        <w:rPr>
          <w:szCs w:val="24"/>
        </w:rPr>
        <w:t>O usuário empresa pode e</w:t>
      </w:r>
      <w:r w:rsidR="008639BC">
        <w:rPr>
          <w:szCs w:val="24"/>
        </w:rPr>
        <w:t>scolher entre cálculo de médias semanais, mensais, anuais ou por todos.</w:t>
      </w:r>
    </w:p>
    <w:p w14:paraId="2648DA42" w14:textId="77777777" w:rsidR="00687374" w:rsidRPr="00A5149A" w:rsidRDefault="00687374" w:rsidP="00A5149A">
      <w:pPr>
        <w:pStyle w:val="PargrafodaLista"/>
        <w:numPr>
          <w:ilvl w:val="2"/>
          <w:numId w:val="12"/>
        </w:numPr>
        <w:rPr>
          <w:szCs w:val="24"/>
        </w:rPr>
      </w:pPr>
      <w:r>
        <w:rPr>
          <w:szCs w:val="24"/>
        </w:rPr>
        <w:t xml:space="preserve">O sistema deve calcular a média aritmética pela soma das notas dividida pelo número de pessoas que avaliaram o estabelecimento </w:t>
      </w:r>
      <w:r w:rsidR="00214973">
        <w:rPr>
          <w:szCs w:val="24"/>
        </w:rPr>
        <w:t>ou o item</w:t>
      </w:r>
      <w:r>
        <w:rPr>
          <w:szCs w:val="24"/>
        </w:rPr>
        <w:t>.</w:t>
      </w:r>
    </w:p>
    <w:p w14:paraId="53E9D5F7" w14:textId="77777777" w:rsidR="000866D5" w:rsidRDefault="000866D5" w:rsidP="000866D5">
      <w:pPr>
        <w:pStyle w:val="PargrafodaLista"/>
        <w:numPr>
          <w:ilvl w:val="2"/>
          <w:numId w:val="12"/>
        </w:numPr>
        <w:rPr>
          <w:szCs w:val="24"/>
        </w:rPr>
      </w:pPr>
      <w:r>
        <w:rPr>
          <w:szCs w:val="24"/>
        </w:rPr>
        <w:t>O sistema deve exibir um</w:t>
      </w:r>
      <w:r w:rsidR="003A0B00">
        <w:rPr>
          <w:szCs w:val="24"/>
        </w:rPr>
        <w:t xml:space="preserve"> </w:t>
      </w:r>
      <w:r w:rsidR="000029EA">
        <w:rPr>
          <w:szCs w:val="24"/>
        </w:rPr>
        <w:t>símbolo com o formato de</w:t>
      </w:r>
      <w:r w:rsidR="003A0B00">
        <w:rPr>
          <w:szCs w:val="24"/>
        </w:rPr>
        <w:t xml:space="preserve"> </w:t>
      </w:r>
      <w:r w:rsidR="00214973">
        <w:rPr>
          <w:szCs w:val="24"/>
        </w:rPr>
        <w:t>meia estrela para médias entre 0,5 e 1,0</w:t>
      </w:r>
      <w:r w:rsidR="00FC4542">
        <w:rPr>
          <w:szCs w:val="24"/>
        </w:rPr>
        <w:t>,</w:t>
      </w:r>
      <w:r w:rsidR="00214973">
        <w:rPr>
          <w:szCs w:val="24"/>
        </w:rPr>
        <w:t xml:space="preserve"> e</w:t>
      </w:r>
      <w:r w:rsidR="00FC4542">
        <w:rPr>
          <w:szCs w:val="24"/>
        </w:rPr>
        <w:t xml:space="preserve"> </w:t>
      </w:r>
      <w:r w:rsidR="00214973">
        <w:rPr>
          <w:szCs w:val="24"/>
        </w:rPr>
        <w:t xml:space="preserve">de </w:t>
      </w:r>
      <w:r w:rsidR="00FD559C">
        <w:rPr>
          <w:szCs w:val="24"/>
        </w:rPr>
        <w:t>uma estrela</w:t>
      </w:r>
      <w:r w:rsidR="00562C60">
        <w:rPr>
          <w:szCs w:val="24"/>
        </w:rPr>
        <w:t xml:space="preserve"> para mé</w:t>
      </w:r>
      <w:r w:rsidR="00687374">
        <w:rPr>
          <w:szCs w:val="24"/>
        </w:rPr>
        <w:t>dia</w:t>
      </w:r>
      <w:r w:rsidR="00214973">
        <w:rPr>
          <w:szCs w:val="24"/>
        </w:rPr>
        <w:t>s</w:t>
      </w:r>
      <w:r w:rsidR="00FC4542">
        <w:rPr>
          <w:szCs w:val="24"/>
        </w:rPr>
        <w:t xml:space="preserve"> </w:t>
      </w:r>
      <w:r w:rsidR="00214973">
        <w:rPr>
          <w:szCs w:val="24"/>
        </w:rPr>
        <w:t>iguais</w:t>
      </w:r>
      <w:r w:rsidR="00FC4542">
        <w:rPr>
          <w:szCs w:val="24"/>
        </w:rPr>
        <w:t xml:space="preserve"> </w:t>
      </w:r>
      <w:r w:rsidR="00FD559C">
        <w:rPr>
          <w:szCs w:val="24"/>
        </w:rPr>
        <w:t>a 1,</w:t>
      </w:r>
      <w:r w:rsidR="00214973">
        <w:rPr>
          <w:szCs w:val="24"/>
        </w:rPr>
        <w:t>0.</w:t>
      </w:r>
    </w:p>
    <w:p w14:paraId="4CC24337" w14:textId="77777777" w:rsidR="00FD559C" w:rsidRDefault="005F1204" w:rsidP="00FD559C">
      <w:pPr>
        <w:pStyle w:val="PargrafodaLista"/>
        <w:numPr>
          <w:ilvl w:val="2"/>
          <w:numId w:val="12"/>
        </w:numPr>
        <w:rPr>
          <w:szCs w:val="24"/>
        </w:rPr>
      </w:pPr>
      <w:r w:rsidRPr="00FD559C">
        <w:rPr>
          <w:szCs w:val="24"/>
        </w:rPr>
        <w:t xml:space="preserve">O </w:t>
      </w:r>
      <w:r w:rsidR="00DE2365" w:rsidRPr="00FD559C">
        <w:rPr>
          <w:szCs w:val="24"/>
        </w:rPr>
        <w:t>sistema deve exibi</w:t>
      </w:r>
      <w:r w:rsidR="00FD559C">
        <w:rPr>
          <w:szCs w:val="24"/>
        </w:rPr>
        <w:t xml:space="preserve">r um símbolo com o formato de </w:t>
      </w:r>
      <w:r w:rsidR="00214973">
        <w:rPr>
          <w:szCs w:val="24"/>
        </w:rPr>
        <w:t>uma estrela e meia para médias entre 1,5 e 2,0</w:t>
      </w:r>
      <w:r w:rsidR="00FC4542">
        <w:rPr>
          <w:szCs w:val="24"/>
        </w:rPr>
        <w:t xml:space="preserve">, </w:t>
      </w:r>
      <w:r w:rsidR="002A5E7A">
        <w:rPr>
          <w:szCs w:val="24"/>
        </w:rPr>
        <w:t xml:space="preserve">e de </w:t>
      </w:r>
      <w:r w:rsidR="00FD559C">
        <w:rPr>
          <w:szCs w:val="24"/>
        </w:rPr>
        <w:t>duas</w:t>
      </w:r>
      <w:r w:rsidR="003A0B00">
        <w:rPr>
          <w:szCs w:val="24"/>
        </w:rPr>
        <w:t xml:space="preserve"> </w:t>
      </w:r>
      <w:r w:rsidR="00FD559C">
        <w:rPr>
          <w:szCs w:val="24"/>
        </w:rPr>
        <w:t>es</w:t>
      </w:r>
      <w:r w:rsidR="002A5E7A">
        <w:rPr>
          <w:szCs w:val="24"/>
        </w:rPr>
        <w:t>trelas</w:t>
      </w:r>
      <w:r w:rsidR="00214973">
        <w:rPr>
          <w:szCs w:val="24"/>
        </w:rPr>
        <w:t xml:space="preserve"> para média</w:t>
      </w:r>
      <w:r w:rsidR="002A5E7A">
        <w:rPr>
          <w:szCs w:val="24"/>
        </w:rPr>
        <w:t>s iguais</w:t>
      </w:r>
      <w:r w:rsidR="00214973">
        <w:rPr>
          <w:szCs w:val="24"/>
        </w:rPr>
        <w:t xml:space="preserve"> a 2,0</w:t>
      </w:r>
      <w:r w:rsidR="00FD559C">
        <w:rPr>
          <w:szCs w:val="24"/>
        </w:rPr>
        <w:t>.</w:t>
      </w:r>
    </w:p>
    <w:p w14:paraId="539970B1" w14:textId="77777777" w:rsidR="00FD559C" w:rsidRDefault="000866D5" w:rsidP="00FD559C">
      <w:pPr>
        <w:pStyle w:val="PargrafodaLista"/>
        <w:numPr>
          <w:ilvl w:val="2"/>
          <w:numId w:val="12"/>
        </w:numPr>
        <w:rPr>
          <w:szCs w:val="24"/>
        </w:rPr>
      </w:pPr>
      <w:r w:rsidRPr="00FD559C">
        <w:rPr>
          <w:szCs w:val="24"/>
        </w:rPr>
        <w:t xml:space="preserve">O </w:t>
      </w:r>
      <w:r w:rsidR="00DE2365" w:rsidRPr="00FD559C">
        <w:rPr>
          <w:szCs w:val="24"/>
        </w:rPr>
        <w:t xml:space="preserve">sistema deve exibir um símbolo com o formato de </w:t>
      </w:r>
      <w:r w:rsidR="002A5E7A">
        <w:rPr>
          <w:szCs w:val="24"/>
        </w:rPr>
        <w:t>duas estrelas e meia para médias entre 2,5 e 3,0</w:t>
      </w:r>
      <w:r w:rsidR="00FC4542">
        <w:rPr>
          <w:szCs w:val="24"/>
        </w:rPr>
        <w:t>,</w:t>
      </w:r>
      <w:r w:rsidR="002A5E7A">
        <w:rPr>
          <w:szCs w:val="24"/>
        </w:rPr>
        <w:t xml:space="preserve"> e de </w:t>
      </w:r>
      <w:r w:rsidR="00FD559C">
        <w:rPr>
          <w:szCs w:val="24"/>
        </w:rPr>
        <w:t>três</w:t>
      </w:r>
      <w:r w:rsidR="003A0B00">
        <w:rPr>
          <w:szCs w:val="24"/>
        </w:rPr>
        <w:t xml:space="preserve"> </w:t>
      </w:r>
      <w:r w:rsidR="002A5E7A">
        <w:rPr>
          <w:szCs w:val="24"/>
        </w:rPr>
        <w:t>estrelas</w:t>
      </w:r>
      <w:r w:rsidR="00FD559C">
        <w:rPr>
          <w:szCs w:val="24"/>
        </w:rPr>
        <w:t xml:space="preserve"> para média</w:t>
      </w:r>
      <w:r w:rsidR="002A5E7A">
        <w:rPr>
          <w:szCs w:val="24"/>
        </w:rPr>
        <w:t>s iguais a 3,0</w:t>
      </w:r>
      <w:r w:rsidR="00FD559C">
        <w:rPr>
          <w:szCs w:val="24"/>
        </w:rPr>
        <w:t>.</w:t>
      </w:r>
    </w:p>
    <w:p w14:paraId="40851CBA" w14:textId="77777777" w:rsidR="00FD559C" w:rsidRDefault="00FD559C" w:rsidP="00FD559C">
      <w:pPr>
        <w:pStyle w:val="PargrafodaLista"/>
        <w:numPr>
          <w:ilvl w:val="2"/>
          <w:numId w:val="12"/>
        </w:numPr>
        <w:rPr>
          <w:szCs w:val="24"/>
        </w:rPr>
      </w:pPr>
      <w:r w:rsidRPr="00FD559C">
        <w:rPr>
          <w:szCs w:val="24"/>
        </w:rPr>
        <w:t xml:space="preserve">O sistema deve exibir um símbolo com o formato de </w:t>
      </w:r>
      <w:r w:rsidR="00FC4542">
        <w:rPr>
          <w:szCs w:val="24"/>
        </w:rPr>
        <w:t>três estrelas e meia</w:t>
      </w:r>
      <w:r w:rsidR="002A5E7A">
        <w:rPr>
          <w:szCs w:val="24"/>
        </w:rPr>
        <w:t xml:space="preserve"> para médias entre 3,5 e 4,0</w:t>
      </w:r>
      <w:r w:rsidR="00FC4542">
        <w:rPr>
          <w:szCs w:val="24"/>
        </w:rPr>
        <w:t>,</w:t>
      </w:r>
      <w:r w:rsidR="002A5E7A">
        <w:rPr>
          <w:szCs w:val="24"/>
        </w:rPr>
        <w:t xml:space="preserve"> e de </w:t>
      </w:r>
      <w:r>
        <w:rPr>
          <w:szCs w:val="24"/>
        </w:rPr>
        <w:t>quatro</w:t>
      </w:r>
      <w:r w:rsidR="003A0B00">
        <w:rPr>
          <w:szCs w:val="24"/>
        </w:rPr>
        <w:t xml:space="preserve"> </w:t>
      </w:r>
      <w:r w:rsidR="002A5E7A">
        <w:rPr>
          <w:szCs w:val="24"/>
        </w:rPr>
        <w:t>estrelas</w:t>
      </w:r>
      <w:r>
        <w:rPr>
          <w:szCs w:val="24"/>
        </w:rPr>
        <w:t xml:space="preserve"> para média</w:t>
      </w:r>
      <w:r w:rsidR="002A5E7A">
        <w:rPr>
          <w:szCs w:val="24"/>
        </w:rPr>
        <w:t>s iguais a 4,0</w:t>
      </w:r>
      <w:r>
        <w:rPr>
          <w:szCs w:val="24"/>
        </w:rPr>
        <w:t>.</w:t>
      </w:r>
    </w:p>
    <w:p w14:paraId="4DABF106" w14:textId="77777777" w:rsidR="00FD559C" w:rsidRDefault="00FD559C" w:rsidP="00FD559C">
      <w:pPr>
        <w:pStyle w:val="PargrafodaLista"/>
        <w:numPr>
          <w:ilvl w:val="2"/>
          <w:numId w:val="12"/>
        </w:numPr>
        <w:rPr>
          <w:szCs w:val="24"/>
        </w:rPr>
      </w:pPr>
      <w:r w:rsidRPr="00FD559C">
        <w:rPr>
          <w:szCs w:val="24"/>
        </w:rPr>
        <w:t>O sistema deve exibir um símbolo com o formato de</w:t>
      </w:r>
      <w:r w:rsidR="002A5E7A">
        <w:rPr>
          <w:szCs w:val="24"/>
        </w:rPr>
        <w:t xml:space="preserve"> quatro estrela</w:t>
      </w:r>
      <w:r w:rsidR="00FC4542">
        <w:rPr>
          <w:szCs w:val="24"/>
        </w:rPr>
        <w:t xml:space="preserve">s e meia </w:t>
      </w:r>
      <w:r w:rsidR="002A5E7A">
        <w:rPr>
          <w:szCs w:val="24"/>
        </w:rPr>
        <w:t>para médias entre 4,5 e 5,0</w:t>
      </w:r>
      <w:r w:rsidR="00FC4542">
        <w:rPr>
          <w:szCs w:val="24"/>
        </w:rPr>
        <w:t>,</w:t>
      </w:r>
      <w:r w:rsidR="002A5E7A">
        <w:rPr>
          <w:szCs w:val="24"/>
        </w:rPr>
        <w:t xml:space="preserve"> e de</w:t>
      </w:r>
      <w:r w:rsidR="003A0B00">
        <w:rPr>
          <w:szCs w:val="24"/>
        </w:rPr>
        <w:t xml:space="preserve"> </w:t>
      </w:r>
      <w:r>
        <w:rPr>
          <w:szCs w:val="24"/>
        </w:rPr>
        <w:t>cinco</w:t>
      </w:r>
      <w:r w:rsidR="003A0B00">
        <w:rPr>
          <w:szCs w:val="24"/>
        </w:rPr>
        <w:t xml:space="preserve"> </w:t>
      </w:r>
      <w:r w:rsidR="002A5E7A">
        <w:rPr>
          <w:szCs w:val="24"/>
        </w:rPr>
        <w:t>estrelas</w:t>
      </w:r>
      <w:r>
        <w:rPr>
          <w:szCs w:val="24"/>
        </w:rPr>
        <w:t xml:space="preserve"> para média</w:t>
      </w:r>
      <w:r w:rsidR="002A5E7A">
        <w:rPr>
          <w:szCs w:val="24"/>
        </w:rPr>
        <w:t>s iguais a 5,0</w:t>
      </w:r>
      <w:r>
        <w:rPr>
          <w:szCs w:val="24"/>
        </w:rPr>
        <w:t>.</w:t>
      </w:r>
    </w:p>
    <w:p w14:paraId="584A4AC5" w14:textId="77777777" w:rsidR="000866D5" w:rsidRPr="00FD559C" w:rsidRDefault="000866D5" w:rsidP="00FD559C">
      <w:pPr>
        <w:pStyle w:val="PargrafodaLista"/>
        <w:ind w:left="0" w:firstLine="0"/>
        <w:rPr>
          <w:b/>
          <w:szCs w:val="24"/>
        </w:rPr>
      </w:pPr>
    </w:p>
    <w:p w14:paraId="35234E5E" w14:textId="4BDFCAE9" w:rsidR="009177E3" w:rsidRDefault="00C00C4A" w:rsidP="009177E3">
      <w:pPr>
        <w:ind w:left="0" w:firstLine="0"/>
        <w:rPr>
          <w:b/>
          <w:szCs w:val="24"/>
        </w:rPr>
      </w:pPr>
      <w:r>
        <w:rPr>
          <w:b/>
          <w:szCs w:val="24"/>
        </w:rPr>
        <w:t>RF</w:t>
      </w:r>
      <w:r w:rsidR="00B67C27">
        <w:rPr>
          <w:b/>
          <w:szCs w:val="24"/>
        </w:rPr>
        <w:t>0</w:t>
      </w:r>
      <w:r w:rsidR="00CC0B80">
        <w:rPr>
          <w:b/>
          <w:szCs w:val="24"/>
        </w:rPr>
        <w:t>8</w:t>
      </w:r>
      <w:r w:rsidR="009177E3">
        <w:rPr>
          <w:b/>
          <w:szCs w:val="24"/>
        </w:rPr>
        <w:t xml:space="preserve"> – Consulta</w:t>
      </w:r>
      <w:r w:rsidR="00D058CE">
        <w:rPr>
          <w:b/>
          <w:szCs w:val="24"/>
        </w:rPr>
        <w:t xml:space="preserve"> Cardá</w:t>
      </w:r>
      <w:r w:rsidR="008135CB">
        <w:rPr>
          <w:b/>
          <w:szCs w:val="24"/>
        </w:rPr>
        <w:t>pio</w:t>
      </w:r>
      <w:r w:rsidR="00957A21">
        <w:rPr>
          <w:b/>
          <w:szCs w:val="24"/>
        </w:rPr>
        <w:t xml:space="preserve"> </w:t>
      </w:r>
    </w:p>
    <w:p w14:paraId="399D1B4C" w14:textId="77777777" w:rsidR="00CC0B80" w:rsidRPr="00CC0B80" w:rsidRDefault="00CC0B80" w:rsidP="00CC0B80">
      <w:pPr>
        <w:pStyle w:val="PargrafodaLista"/>
        <w:numPr>
          <w:ilvl w:val="0"/>
          <w:numId w:val="13"/>
        </w:numPr>
        <w:rPr>
          <w:vanish/>
          <w:szCs w:val="24"/>
        </w:rPr>
      </w:pPr>
    </w:p>
    <w:p w14:paraId="68C7FA85" w14:textId="77777777" w:rsidR="00CC0B80" w:rsidRPr="00CC0B80" w:rsidRDefault="00CC0B80" w:rsidP="00CC0B80">
      <w:pPr>
        <w:pStyle w:val="PargrafodaLista"/>
        <w:numPr>
          <w:ilvl w:val="0"/>
          <w:numId w:val="13"/>
        </w:numPr>
        <w:rPr>
          <w:vanish/>
          <w:szCs w:val="24"/>
        </w:rPr>
      </w:pPr>
    </w:p>
    <w:p w14:paraId="4D1F1784" w14:textId="5B2D028E" w:rsidR="009177E3" w:rsidRPr="002B5298" w:rsidRDefault="00126C9F" w:rsidP="00CC0B80">
      <w:pPr>
        <w:pStyle w:val="PargrafodaLista"/>
        <w:numPr>
          <w:ilvl w:val="1"/>
          <w:numId w:val="13"/>
        </w:numPr>
        <w:rPr>
          <w:b/>
          <w:szCs w:val="24"/>
        </w:rPr>
      </w:pPr>
      <w:r>
        <w:rPr>
          <w:szCs w:val="24"/>
        </w:rPr>
        <w:t>Os usuários em geral podem</w:t>
      </w:r>
      <w:r w:rsidR="009177E3" w:rsidRPr="009177E3">
        <w:rPr>
          <w:szCs w:val="24"/>
        </w:rPr>
        <w:t xml:space="preserve"> consultar</w:t>
      </w:r>
      <w:r w:rsidR="008639BC">
        <w:rPr>
          <w:szCs w:val="24"/>
        </w:rPr>
        <w:t xml:space="preserve"> as hamburguerias</w:t>
      </w:r>
      <w:r w:rsidR="009177E3" w:rsidRPr="009177E3">
        <w:rPr>
          <w:szCs w:val="24"/>
        </w:rPr>
        <w:t xml:space="preserve"> por empresas</w:t>
      </w:r>
      <w:r w:rsidR="00F37667">
        <w:rPr>
          <w:szCs w:val="24"/>
        </w:rPr>
        <w:t xml:space="preserve"> e</w:t>
      </w:r>
      <w:r w:rsidR="00F109C0">
        <w:rPr>
          <w:szCs w:val="24"/>
        </w:rPr>
        <w:t>/</w:t>
      </w:r>
      <w:r w:rsidR="00F37667">
        <w:rPr>
          <w:szCs w:val="24"/>
        </w:rPr>
        <w:t xml:space="preserve">ou </w:t>
      </w:r>
      <w:r w:rsidR="005B22CB">
        <w:rPr>
          <w:szCs w:val="24"/>
        </w:rPr>
        <w:t>horário de abertura e/ou horário de fechamento</w:t>
      </w:r>
      <w:r w:rsidR="008639BC">
        <w:rPr>
          <w:szCs w:val="24"/>
        </w:rPr>
        <w:t xml:space="preserve"> e/ou por dias da semana</w:t>
      </w:r>
      <w:r w:rsidR="00F109C0" w:rsidRPr="009177E3">
        <w:rPr>
          <w:szCs w:val="24"/>
        </w:rPr>
        <w:t>.</w:t>
      </w:r>
    </w:p>
    <w:p w14:paraId="3CD5F90C" w14:textId="77777777" w:rsidR="001F2542" w:rsidRDefault="001F2542" w:rsidP="001F2542">
      <w:pPr>
        <w:pStyle w:val="PargrafodaLista"/>
        <w:numPr>
          <w:ilvl w:val="2"/>
          <w:numId w:val="13"/>
        </w:numPr>
        <w:rPr>
          <w:szCs w:val="24"/>
        </w:rPr>
      </w:pPr>
      <w:r>
        <w:rPr>
          <w:szCs w:val="24"/>
        </w:rPr>
        <w:lastRenderedPageBreak/>
        <w:t>No</w:t>
      </w:r>
      <w:r w:rsidR="002B5298" w:rsidRPr="001F2542">
        <w:rPr>
          <w:szCs w:val="24"/>
        </w:rPr>
        <w:t xml:space="preserve"> resultado da pesquisa por </w:t>
      </w:r>
      <w:r w:rsidR="005B22CB" w:rsidRPr="009177E3">
        <w:rPr>
          <w:szCs w:val="24"/>
        </w:rPr>
        <w:t>empresas</w:t>
      </w:r>
      <w:r w:rsidR="005B22CB">
        <w:rPr>
          <w:szCs w:val="24"/>
        </w:rPr>
        <w:t xml:space="preserve"> e/ou horário de abertura e/ou horário de fechamento</w:t>
      </w:r>
      <w:r w:rsidR="008639BC">
        <w:rPr>
          <w:szCs w:val="24"/>
        </w:rPr>
        <w:t xml:space="preserve"> e/ou por dias da semana</w:t>
      </w:r>
      <w:r w:rsidR="002B5298" w:rsidRPr="001F2542">
        <w:rPr>
          <w:szCs w:val="24"/>
        </w:rPr>
        <w:t xml:space="preserve"> será exibido o Nome da empresa, horário </w:t>
      </w:r>
      <w:r w:rsidR="005B22CB" w:rsidRPr="001F2542">
        <w:rPr>
          <w:szCs w:val="24"/>
        </w:rPr>
        <w:t>de</w:t>
      </w:r>
      <w:r w:rsidR="005B22CB">
        <w:rPr>
          <w:szCs w:val="24"/>
        </w:rPr>
        <w:t xml:space="preserve"> abertura, horário de fechamento, dias da semana,</w:t>
      </w:r>
      <w:r w:rsidR="002B5298" w:rsidRPr="001F2542">
        <w:rPr>
          <w:szCs w:val="24"/>
        </w:rPr>
        <w:t xml:space="preserve"> endereço, </w:t>
      </w:r>
      <w:r w:rsidR="001B247A" w:rsidRPr="001F2542">
        <w:rPr>
          <w:szCs w:val="24"/>
        </w:rPr>
        <w:t>e-mail</w:t>
      </w:r>
      <w:r>
        <w:rPr>
          <w:szCs w:val="24"/>
        </w:rPr>
        <w:t>,</w:t>
      </w:r>
      <w:r w:rsidR="002B5298" w:rsidRPr="001F2542">
        <w:rPr>
          <w:szCs w:val="24"/>
        </w:rPr>
        <w:t xml:space="preserve"> telefone</w:t>
      </w:r>
      <w:r w:rsidR="005B22CB">
        <w:rPr>
          <w:szCs w:val="24"/>
        </w:rPr>
        <w:t>,</w:t>
      </w:r>
      <w:r w:rsidR="002A5E7A">
        <w:rPr>
          <w:szCs w:val="24"/>
        </w:rPr>
        <w:t xml:space="preserve"> média (em símbolo)</w:t>
      </w:r>
      <w:r w:rsidR="005B22CB">
        <w:rPr>
          <w:szCs w:val="24"/>
        </w:rPr>
        <w:t xml:space="preserve"> e a disponibilidade do item</w:t>
      </w:r>
      <w:r w:rsidR="002B5298" w:rsidRPr="001F2542">
        <w:rPr>
          <w:szCs w:val="24"/>
        </w:rPr>
        <w:t xml:space="preserve">. </w:t>
      </w:r>
    </w:p>
    <w:p w14:paraId="77C00FE2" w14:textId="77777777" w:rsidR="00DA5474" w:rsidRPr="001F2542" w:rsidRDefault="00CA38DF" w:rsidP="001F2542">
      <w:pPr>
        <w:pStyle w:val="PargrafodaLista"/>
        <w:numPr>
          <w:ilvl w:val="2"/>
          <w:numId w:val="13"/>
        </w:numPr>
        <w:rPr>
          <w:szCs w:val="24"/>
        </w:rPr>
      </w:pPr>
      <w:r>
        <w:rPr>
          <w:szCs w:val="24"/>
        </w:rPr>
        <w:t xml:space="preserve">O sistema deve permitir ao </w:t>
      </w:r>
      <w:r w:rsidR="00DA5474">
        <w:rPr>
          <w:szCs w:val="24"/>
        </w:rPr>
        <w:t xml:space="preserve">usuário </w:t>
      </w:r>
      <w:r>
        <w:rPr>
          <w:szCs w:val="24"/>
        </w:rPr>
        <w:t xml:space="preserve">visualizar feedback, estando elas </w:t>
      </w:r>
      <w:r w:rsidR="00DA5474">
        <w:rPr>
          <w:szCs w:val="24"/>
        </w:rPr>
        <w:t>ordena</w:t>
      </w:r>
      <w:r>
        <w:rPr>
          <w:szCs w:val="24"/>
        </w:rPr>
        <w:t>das</w:t>
      </w:r>
      <w:r w:rsidR="00DA5474">
        <w:rPr>
          <w:szCs w:val="24"/>
        </w:rPr>
        <w:t xml:space="preserve"> por </w:t>
      </w:r>
      <w:r w:rsidR="002A5E7A">
        <w:rPr>
          <w:szCs w:val="24"/>
        </w:rPr>
        <w:t>médias</w:t>
      </w:r>
      <w:r>
        <w:rPr>
          <w:szCs w:val="24"/>
        </w:rPr>
        <w:t xml:space="preserve"> em ordem decrescente</w:t>
      </w:r>
      <w:r w:rsidR="00523166">
        <w:rPr>
          <w:szCs w:val="24"/>
        </w:rPr>
        <w:t xml:space="preserve"> (conforme RF</w:t>
      </w:r>
      <w:r w:rsidR="005B22CB">
        <w:rPr>
          <w:szCs w:val="24"/>
        </w:rPr>
        <w:t>08 – Manter Feedback</w:t>
      </w:r>
      <w:r w:rsidR="00523166">
        <w:rPr>
          <w:szCs w:val="24"/>
        </w:rPr>
        <w:t>)</w:t>
      </w:r>
    </w:p>
    <w:p w14:paraId="1E2E38BB" w14:textId="77777777" w:rsidR="00C534E9" w:rsidRPr="00C534E9" w:rsidRDefault="001F2542" w:rsidP="00C534E9">
      <w:pPr>
        <w:pStyle w:val="PargrafodaLista"/>
        <w:numPr>
          <w:ilvl w:val="1"/>
          <w:numId w:val="13"/>
        </w:numPr>
        <w:rPr>
          <w:b/>
          <w:szCs w:val="24"/>
        </w:rPr>
      </w:pPr>
      <w:r>
        <w:rPr>
          <w:szCs w:val="24"/>
        </w:rPr>
        <w:t xml:space="preserve">O usuário pode consultar por </w:t>
      </w:r>
      <w:r w:rsidR="00A5149A">
        <w:rPr>
          <w:szCs w:val="24"/>
        </w:rPr>
        <w:t>item</w:t>
      </w:r>
      <w:r w:rsidR="005B22CB">
        <w:rPr>
          <w:szCs w:val="24"/>
        </w:rPr>
        <w:t xml:space="preserve"> </w:t>
      </w:r>
      <w:r w:rsidR="0059562E">
        <w:rPr>
          <w:szCs w:val="24"/>
        </w:rPr>
        <w:t xml:space="preserve">ou faixa de </w:t>
      </w:r>
      <w:r w:rsidR="00DA5474">
        <w:rPr>
          <w:szCs w:val="24"/>
        </w:rPr>
        <w:t>preço</w:t>
      </w:r>
      <w:r>
        <w:rPr>
          <w:szCs w:val="24"/>
        </w:rPr>
        <w:t>.</w:t>
      </w:r>
    </w:p>
    <w:p w14:paraId="6E431980" w14:textId="77777777" w:rsidR="00C534E9" w:rsidRPr="00DA5474" w:rsidRDefault="001F2542" w:rsidP="00C534E9">
      <w:pPr>
        <w:pStyle w:val="PargrafodaLista"/>
        <w:numPr>
          <w:ilvl w:val="2"/>
          <w:numId w:val="13"/>
        </w:numPr>
        <w:rPr>
          <w:b/>
          <w:szCs w:val="24"/>
        </w:rPr>
      </w:pPr>
      <w:r>
        <w:rPr>
          <w:szCs w:val="24"/>
        </w:rPr>
        <w:t xml:space="preserve">No resultado da pesquisa por </w:t>
      </w:r>
      <w:r w:rsidR="005B22CB">
        <w:rPr>
          <w:szCs w:val="24"/>
        </w:rPr>
        <w:t>item ou faixa de preço</w:t>
      </w:r>
      <w:r>
        <w:rPr>
          <w:szCs w:val="24"/>
        </w:rPr>
        <w:t xml:space="preserve"> será exibido </w:t>
      </w:r>
      <w:r w:rsidR="005A56CC">
        <w:rPr>
          <w:szCs w:val="24"/>
        </w:rPr>
        <w:t>a foto do</w:t>
      </w:r>
      <w:r w:rsidR="00A5149A">
        <w:rPr>
          <w:szCs w:val="24"/>
        </w:rPr>
        <w:t xml:space="preserve"> item</w:t>
      </w:r>
      <w:r w:rsidR="005A56CC">
        <w:rPr>
          <w:szCs w:val="24"/>
        </w:rPr>
        <w:t>, n</w:t>
      </w:r>
      <w:r>
        <w:rPr>
          <w:szCs w:val="24"/>
        </w:rPr>
        <w:t>ome do</w:t>
      </w:r>
      <w:r w:rsidR="00A5149A">
        <w:rPr>
          <w:szCs w:val="24"/>
        </w:rPr>
        <w:t xml:space="preserve"> item</w:t>
      </w:r>
      <w:r w:rsidR="00DA5474">
        <w:rPr>
          <w:szCs w:val="24"/>
        </w:rPr>
        <w:t>, descrição básica dos ingredientes</w:t>
      </w:r>
      <w:r>
        <w:rPr>
          <w:szCs w:val="24"/>
        </w:rPr>
        <w:t xml:space="preserve">, nome da empresa, </w:t>
      </w:r>
      <w:r w:rsidR="00C534E9">
        <w:rPr>
          <w:szCs w:val="24"/>
        </w:rPr>
        <w:t xml:space="preserve">Endereço, </w:t>
      </w:r>
      <w:r w:rsidR="005B22CB" w:rsidRPr="001F2542">
        <w:rPr>
          <w:szCs w:val="24"/>
        </w:rPr>
        <w:t>horário de</w:t>
      </w:r>
      <w:r w:rsidR="005B22CB">
        <w:rPr>
          <w:szCs w:val="24"/>
        </w:rPr>
        <w:t xml:space="preserve"> abertura, horário de fechamento</w:t>
      </w:r>
      <w:r w:rsidR="00C534E9">
        <w:rPr>
          <w:szCs w:val="24"/>
        </w:rPr>
        <w:t xml:space="preserve">, </w:t>
      </w:r>
      <w:r w:rsidR="005B22CB">
        <w:rPr>
          <w:szCs w:val="24"/>
        </w:rPr>
        <w:t xml:space="preserve">dias da semana, </w:t>
      </w:r>
      <w:r w:rsidR="00C534E9">
        <w:rPr>
          <w:szCs w:val="24"/>
        </w:rPr>
        <w:t>telefone</w:t>
      </w:r>
      <w:r w:rsidR="008639BC">
        <w:rPr>
          <w:szCs w:val="24"/>
        </w:rPr>
        <w:t>,</w:t>
      </w:r>
      <w:r w:rsidR="002A5E7A">
        <w:rPr>
          <w:szCs w:val="24"/>
        </w:rPr>
        <w:t xml:space="preserve"> média (em símbolo)</w:t>
      </w:r>
      <w:r w:rsidR="008639BC">
        <w:rPr>
          <w:szCs w:val="24"/>
        </w:rPr>
        <w:t xml:space="preserve"> e a disponibilidade do item;</w:t>
      </w:r>
    </w:p>
    <w:p w14:paraId="1F362CDA" w14:textId="77777777" w:rsidR="00DA5474" w:rsidRPr="000866D5" w:rsidRDefault="00DA5474" w:rsidP="00C534E9">
      <w:pPr>
        <w:pStyle w:val="PargrafodaLista"/>
        <w:numPr>
          <w:ilvl w:val="2"/>
          <w:numId w:val="13"/>
        </w:numPr>
        <w:rPr>
          <w:b/>
          <w:szCs w:val="24"/>
        </w:rPr>
      </w:pPr>
      <w:r>
        <w:rPr>
          <w:szCs w:val="24"/>
        </w:rPr>
        <w:t>O usuário pode ordenar por menor preço ou por maior preço.</w:t>
      </w:r>
    </w:p>
    <w:p w14:paraId="7C6369A7" w14:textId="77777777" w:rsidR="00C534E9" w:rsidRDefault="000866D5" w:rsidP="000917AD">
      <w:pPr>
        <w:pStyle w:val="PargrafodaLista"/>
        <w:numPr>
          <w:ilvl w:val="2"/>
          <w:numId w:val="13"/>
        </w:numPr>
        <w:rPr>
          <w:b/>
          <w:szCs w:val="24"/>
        </w:rPr>
      </w:pPr>
      <w:r w:rsidRPr="000917AD">
        <w:rPr>
          <w:szCs w:val="24"/>
        </w:rPr>
        <w:t>O u</w:t>
      </w:r>
      <w:r w:rsidR="002A5E7A">
        <w:rPr>
          <w:szCs w:val="24"/>
        </w:rPr>
        <w:t>suário pode ordenar por melhor média</w:t>
      </w:r>
      <w:r w:rsidRPr="000917AD">
        <w:rPr>
          <w:szCs w:val="24"/>
        </w:rPr>
        <w:t>.</w:t>
      </w:r>
    </w:p>
    <w:p w14:paraId="0CD9304B" w14:textId="77777777" w:rsidR="000917AD" w:rsidRPr="000917AD" w:rsidRDefault="00FC4542" w:rsidP="000917AD">
      <w:pPr>
        <w:pStyle w:val="PargrafodaLista"/>
        <w:numPr>
          <w:ilvl w:val="1"/>
          <w:numId w:val="13"/>
        </w:numPr>
        <w:rPr>
          <w:b/>
          <w:szCs w:val="24"/>
        </w:rPr>
      </w:pPr>
      <w:r>
        <w:rPr>
          <w:szCs w:val="24"/>
        </w:rPr>
        <w:t xml:space="preserve"> O s</w:t>
      </w:r>
      <w:r w:rsidR="000917AD" w:rsidRPr="009A779D">
        <w:rPr>
          <w:szCs w:val="24"/>
        </w:rPr>
        <w:t xml:space="preserve">istema deve </w:t>
      </w:r>
      <w:r w:rsidR="00AB081D">
        <w:rPr>
          <w:szCs w:val="24"/>
        </w:rPr>
        <w:t xml:space="preserve">atualizar a classificação da empresa e dos itens em relação aos feedbacks referentes aos últimos 7 dias, apresentando as </w:t>
      </w:r>
      <w:r w:rsidR="000917AD" w:rsidRPr="009A779D">
        <w:rPr>
          <w:szCs w:val="24"/>
        </w:rPr>
        <w:t>classifica</w:t>
      </w:r>
      <w:r w:rsidR="00AB081D">
        <w:rPr>
          <w:szCs w:val="24"/>
        </w:rPr>
        <w:t xml:space="preserve">ções </w:t>
      </w:r>
      <w:r w:rsidR="000917AD" w:rsidRPr="009A779D">
        <w:rPr>
          <w:szCs w:val="24"/>
        </w:rPr>
        <w:t xml:space="preserve">em destaque na </w:t>
      </w:r>
      <w:r w:rsidR="005B22CB" w:rsidRPr="009A779D">
        <w:rPr>
          <w:szCs w:val="24"/>
        </w:rPr>
        <w:t xml:space="preserve">página </w:t>
      </w:r>
      <w:r w:rsidR="005B22CB">
        <w:rPr>
          <w:szCs w:val="24"/>
        </w:rPr>
        <w:t>inicial</w:t>
      </w:r>
      <w:r w:rsidR="00AB081D">
        <w:rPr>
          <w:szCs w:val="24"/>
        </w:rPr>
        <w:t xml:space="preserve"> do site</w:t>
      </w:r>
      <w:r w:rsidR="000917AD" w:rsidRPr="009A779D">
        <w:rPr>
          <w:szCs w:val="24"/>
        </w:rPr>
        <w:t>.</w:t>
      </w:r>
    </w:p>
    <w:p w14:paraId="031E7435" w14:textId="77777777" w:rsidR="00961111" w:rsidRPr="000917AD" w:rsidRDefault="00961111" w:rsidP="000917AD">
      <w:pPr>
        <w:ind w:left="0" w:firstLine="0"/>
        <w:rPr>
          <w:b/>
          <w:vanish/>
          <w:szCs w:val="24"/>
        </w:rPr>
      </w:pPr>
    </w:p>
    <w:p w14:paraId="425CC941" w14:textId="77777777" w:rsidR="00961111" w:rsidRPr="00961111" w:rsidRDefault="00961111" w:rsidP="00961111">
      <w:pPr>
        <w:pStyle w:val="PargrafodaLista"/>
        <w:ind w:left="405" w:firstLine="0"/>
        <w:rPr>
          <w:b/>
          <w:szCs w:val="24"/>
        </w:rPr>
      </w:pPr>
    </w:p>
    <w:p w14:paraId="7CA19EB3" w14:textId="6378176C" w:rsidR="00822C4D" w:rsidRDefault="006D055F" w:rsidP="00822C4D">
      <w:pPr>
        <w:ind w:left="45" w:firstLine="0"/>
        <w:rPr>
          <w:b/>
          <w:szCs w:val="24"/>
        </w:rPr>
      </w:pPr>
      <w:r>
        <w:rPr>
          <w:b/>
          <w:szCs w:val="24"/>
        </w:rPr>
        <w:t>RF</w:t>
      </w:r>
      <w:r w:rsidR="00CC0B80">
        <w:rPr>
          <w:b/>
          <w:szCs w:val="24"/>
        </w:rPr>
        <w:t>09</w:t>
      </w:r>
      <w:r w:rsidR="00A56EF3">
        <w:rPr>
          <w:b/>
          <w:szCs w:val="24"/>
        </w:rPr>
        <w:t xml:space="preserve"> – Manter Promoções</w:t>
      </w:r>
    </w:p>
    <w:p w14:paraId="2BE485FE" w14:textId="77777777" w:rsidR="00CC0B80" w:rsidRPr="00CC0B80" w:rsidRDefault="00CC0B80" w:rsidP="00CC0B80">
      <w:pPr>
        <w:pStyle w:val="PargrafodaLista"/>
        <w:numPr>
          <w:ilvl w:val="0"/>
          <w:numId w:val="14"/>
        </w:numPr>
        <w:rPr>
          <w:vanish/>
          <w:szCs w:val="24"/>
        </w:rPr>
      </w:pPr>
    </w:p>
    <w:p w14:paraId="6F5D4212" w14:textId="77777777" w:rsidR="00CC0B80" w:rsidRPr="00CC0B80" w:rsidRDefault="00CC0B80" w:rsidP="00CC0B80">
      <w:pPr>
        <w:pStyle w:val="PargrafodaLista"/>
        <w:numPr>
          <w:ilvl w:val="0"/>
          <w:numId w:val="14"/>
        </w:numPr>
        <w:rPr>
          <w:vanish/>
          <w:szCs w:val="24"/>
        </w:rPr>
      </w:pPr>
    </w:p>
    <w:p w14:paraId="385B8AC3" w14:textId="78F5236F" w:rsidR="005B22CB" w:rsidRPr="001618E2" w:rsidRDefault="005B22CB" w:rsidP="00CC0B80">
      <w:pPr>
        <w:pStyle w:val="PargrafodaLista"/>
        <w:numPr>
          <w:ilvl w:val="1"/>
          <w:numId w:val="14"/>
        </w:numPr>
        <w:rPr>
          <w:b/>
          <w:szCs w:val="24"/>
        </w:rPr>
      </w:pPr>
      <w:r>
        <w:rPr>
          <w:szCs w:val="24"/>
        </w:rPr>
        <w:t>O sistema deve permitir a alteração temporária do preço do item.</w:t>
      </w:r>
    </w:p>
    <w:p w14:paraId="2AE729D1" w14:textId="77777777" w:rsidR="001618E2" w:rsidRPr="00961111" w:rsidRDefault="001618E2" w:rsidP="001618E2">
      <w:pPr>
        <w:pStyle w:val="PargrafodaLista"/>
        <w:numPr>
          <w:ilvl w:val="2"/>
          <w:numId w:val="14"/>
        </w:numPr>
        <w:rPr>
          <w:b/>
          <w:szCs w:val="24"/>
        </w:rPr>
      </w:pPr>
      <w:r>
        <w:rPr>
          <w:szCs w:val="24"/>
        </w:rPr>
        <w:t>O sistema só deve liberar esse privilégio para os usuários Empresa.</w:t>
      </w:r>
    </w:p>
    <w:p w14:paraId="013BFBA4" w14:textId="77777777" w:rsidR="00D71B71" w:rsidRPr="005B22CB" w:rsidRDefault="00961111" w:rsidP="00961111">
      <w:pPr>
        <w:pStyle w:val="PargrafodaLista"/>
        <w:numPr>
          <w:ilvl w:val="2"/>
          <w:numId w:val="14"/>
        </w:numPr>
        <w:rPr>
          <w:b/>
          <w:szCs w:val="24"/>
        </w:rPr>
      </w:pPr>
      <w:r>
        <w:rPr>
          <w:szCs w:val="24"/>
        </w:rPr>
        <w:t xml:space="preserve">O sistema deve </w:t>
      </w:r>
      <w:r w:rsidR="002D6928">
        <w:rPr>
          <w:szCs w:val="24"/>
        </w:rPr>
        <w:t>solicitar as seguintes entradas</w:t>
      </w:r>
      <w:r w:rsidR="00C3108A">
        <w:rPr>
          <w:szCs w:val="24"/>
        </w:rPr>
        <w:t>: T</w:t>
      </w:r>
      <w:r w:rsidR="00087F5A">
        <w:rPr>
          <w:szCs w:val="24"/>
        </w:rPr>
        <w:t>ipo da promoção</w:t>
      </w:r>
      <w:r w:rsidR="005B22CB">
        <w:rPr>
          <w:szCs w:val="24"/>
        </w:rPr>
        <w:t>*</w:t>
      </w:r>
      <w:r w:rsidR="00087F5A">
        <w:rPr>
          <w:szCs w:val="24"/>
        </w:rPr>
        <w:t xml:space="preserve"> (Porcentagem ou valor fixo), </w:t>
      </w:r>
      <w:r>
        <w:rPr>
          <w:szCs w:val="24"/>
        </w:rPr>
        <w:t>V</w:t>
      </w:r>
      <w:r w:rsidR="0062478E">
        <w:rPr>
          <w:szCs w:val="24"/>
        </w:rPr>
        <w:t>alor da Promoção*</w:t>
      </w:r>
      <w:r>
        <w:rPr>
          <w:szCs w:val="24"/>
        </w:rPr>
        <w:t xml:space="preserve"> e </w:t>
      </w:r>
      <w:r w:rsidR="00807B92">
        <w:rPr>
          <w:szCs w:val="24"/>
        </w:rPr>
        <w:t xml:space="preserve">o </w:t>
      </w:r>
      <w:r w:rsidR="00313BEC">
        <w:rPr>
          <w:szCs w:val="24"/>
        </w:rPr>
        <w:t xml:space="preserve">Data de </w:t>
      </w:r>
      <w:r w:rsidR="00807B92">
        <w:rPr>
          <w:szCs w:val="24"/>
        </w:rPr>
        <w:t>Validade da Promoção</w:t>
      </w:r>
      <w:r w:rsidR="005B22CB">
        <w:rPr>
          <w:szCs w:val="24"/>
        </w:rPr>
        <w:t>*;</w:t>
      </w:r>
    </w:p>
    <w:p w14:paraId="75316558" w14:textId="77777777" w:rsidR="00961111" w:rsidRPr="00807B92" w:rsidRDefault="001F085C" w:rsidP="00961111">
      <w:pPr>
        <w:pStyle w:val="PargrafodaLista"/>
        <w:numPr>
          <w:ilvl w:val="2"/>
          <w:numId w:val="14"/>
        </w:numPr>
        <w:rPr>
          <w:b/>
          <w:szCs w:val="24"/>
        </w:rPr>
      </w:pPr>
      <w:r>
        <w:rPr>
          <w:szCs w:val="24"/>
        </w:rPr>
        <w:t>O sistema deve exibir</w:t>
      </w:r>
      <w:r w:rsidR="00961111">
        <w:rPr>
          <w:szCs w:val="24"/>
        </w:rPr>
        <w:t xml:space="preserve"> em lista todos os itens disponíveis no cardápio da empresa</w:t>
      </w:r>
      <w:r>
        <w:rPr>
          <w:szCs w:val="24"/>
        </w:rPr>
        <w:t xml:space="preserve"> para que o usuário empresa possa selecionar os itens que entrarão na promoção</w:t>
      </w:r>
      <w:r w:rsidR="00961111">
        <w:rPr>
          <w:szCs w:val="24"/>
        </w:rPr>
        <w:t>.</w:t>
      </w:r>
    </w:p>
    <w:p w14:paraId="0309C59A" w14:textId="77777777" w:rsidR="00807B92" w:rsidRPr="006D055F" w:rsidRDefault="001F085C" w:rsidP="00807B92">
      <w:pPr>
        <w:pStyle w:val="PargrafodaLista"/>
        <w:numPr>
          <w:ilvl w:val="3"/>
          <w:numId w:val="14"/>
        </w:numPr>
        <w:rPr>
          <w:b/>
          <w:szCs w:val="24"/>
        </w:rPr>
      </w:pPr>
      <w:r>
        <w:rPr>
          <w:szCs w:val="24"/>
        </w:rPr>
        <w:t>A entrada</w:t>
      </w:r>
      <w:r w:rsidR="00807B92">
        <w:rPr>
          <w:szCs w:val="24"/>
        </w:rPr>
        <w:t xml:space="preserve"> Validade da Promoção não deve ac</w:t>
      </w:r>
      <w:r w:rsidR="001409D1">
        <w:rPr>
          <w:szCs w:val="24"/>
        </w:rPr>
        <w:t xml:space="preserve">eitar datas menores que a </w:t>
      </w:r>
      <w:r>
        <w:rPr>
          <w:szCs w:val="24"/>
        </w:rPr>
        <w:t xml:space="preserve">data </w:t>
      </w:r>
      <w:r w:rsidR="008B1ACB">
        <w:rPr>
          <w:szCs w:val="24"/>
        </w:rPr>
        <w:t>do cadastro</w:t>
      </w:r>
      <w:r>
        <w:rPr>
          <w:szCs w:val="24"/>
        </w:rPr>
        <w:t xml:space="preserve"> da promoção,</w:t>
      </w:r>
      <w:r w:rsidR="008B1ACB">
        <w:rPr>
          <w:szCs w:val="24"/>
        </w:rPr>
        <w:t xml:space="preserve"> </w:t>
      </w:r>
      <w:r w:rsidR="001409D1">
        <w:rPr>
          <w:szCs w:val="24"/>
        </w:rPr>
        <w:t>e deve relacionar a data da validade</w:t>
      </w:r>
      <w:r w:rsidR="002A5E7A">
        <w:rPr>
          <w:szCs w:val="24"/>
        </w:rPr>
        <w:t xml:space="preserve"> da promoção</w:t>
      </w:r>
      <w:r w:rsidR="001409D1">
        <w:rPr>
          <w:szCs w:val="24"/>
        </w:rPr>
        <w:t xml:space="preserve"> ao</w:t>
      </w:r>
      <w:r w:rsidR="0062478E">
        <w:rPr>
          <w:szCs w:val="24"/>
        </w:rPr>
        <w:t>s itens</w:t>
      </w:r>
      <w:r>
        <w:rPr>
          <w:szCs w:val="24"/>
        </w:rPr>
        <w:t xml:space="preserve"> selecionados para a promoção</w:t>
      </w:r>
      <w:r w:rsidR="001409D1">
        <w:rPr>
          <w:szCs w:val="24"/>
        </w:rPr>
        <w:t>.</w:t>
      </w:r>
    </w:p>
    <w:p w14:paraId="28EE61DD" w14:textId="77777777" w:rsidR="006D055F" w:rsidRDefault="00087F5A" w:rsidP="006D055F">
      <w:pPr>
        <w:pStyle w:val="PargrafodaLista"/>
        <w:numPr>
          <w:ilvl w:val="2"/>
          <w:numId w:val="14"/>
        </w:numPr>
        <w:rPr>
          <w:szCs w:val="24"/>
        </w:rPr>
      </w:pPr>
      <w:r>
        <w:rPr>
          <w:szCs w:val="24"/>
        </w:rPr>
        <w:t>Ao selecionar a opção do tipo da promoção</w:t>
      </w:r>
      <w:r w:rsidR="0077236C">
        <w:rPr>
          <w:szCs w:val="24"/>
        </w:rPr>
        <w:t>,</w:t>
      </w:r>
      <w:r>
        <w:rPr>
          <w:szCs w:val="24"/>
        </w:rPr>
        <w:t xml:space="preserve"> </w:t>
      </w:r>
      <w:r w:rsidR="008639BC">
        <w:rPr>
          <w:szCs w:val="24"/>
        </w:rPr>
        <w:t xml:space="preserve">a entrada </w:t>
      </w:r>
      <w:r>
        <w:rPr>
          <w:szCs w:val="24"/>
        </w:rPr>
        <w:t>valor da promoção deverá ser ativad</w:t>
      </w:r>
      <w:r w:rsidR="008639BC">
        <w:rPr>
          <w:szCs w:val="24"/>
        </w:rPr>
        <w:t>a</w:t>
      </w:r>
      <w:r>
        <w:rPr>
          <w:szCs w:val="24"/>
        </w:rPr>
        <w:t>.</w:t>
      </w:r>
      <w:r w:rsidR="0062478E" w:rsidRPr="00087F5A">
        <w:rPr>
          <w:szCs w:val="24"/>
        </w:rPr>
        <w:t xml:space="preserve"> </w:t>
      </w:r>
    </w:p>
    <w:p w14:paraId="5C2D289D" w14:textId="77777777" w:rsidR="001F085C" w:rsidRDefault="001F085C" w:rsidP="006D055F">
      <w:pPr>
        <w:pStyle w:val="PargrafodaLista"/>
        <w:numPr>
          <w:ilvl w:val="2"/>
          <w:numId w:val="14"/>
        </w:numPr>
        <w:rPr>
          <w:szCs w:val="24"/>
        </w:rPr>
      </w:pPr>
      <w:r>
        <w:rPr>
          <w:szCs w:val="24"/>
        </w:rPr>
        <w:t xml:space="preserve">O sistema deve </w:t>
      </w:r>
      <w:r w:rsidR="00A6428F">
        <w:rPr>
          <w:szCs w:val="24"/>
        </w:rPr>
        <w:t>armazenar</w:t>
      </w:r>
      <w:r>
        <w:rPr>
          <w:szCs w:val="24"/>
        </w:rPr>
        <w:t xml:space="preserve"> o valor dos itens antes da promoção para que estes não sejam perdidos quando a promoção acabar;</w:t>
      </w:r>
    </w:p>
    <w:p w14:paraId="4B7BEAE6" w14:textId="77777777" w:rsidR="00A6428F" w:rsidRPr="00087F5A" w:rsidRDefault="00A6428F" w:rsidP="006D055F">
      <w:pPr>
        <w:pStyle w:val="PargrafodaLista"/>
        <w:numPr>
          <w:ilvl w:val="2"/>
          <w:numId w:val="14"/>
        </w:numPr>
        <w:rPr>
          <w:szCs w:val="24"/>
        </w:rPr>
      </w:pPr>
      <w:r>
        <w:rPr>
          <w:szCs w:val="24"/>
        </w:rPr>
        <w:lastRenderedPageBreak/>
        <w:t>O Sistema deve relacionar o valor da promoção com os itens selecionados pelo usuário Empresa</w:t>
      </w:r>
    </w:p>
    <w:p w14:paraId="6BEF478D" w14:textId="77777777" w:rsidR="006D055F" w:rsidRDefault="00773AAF" w:rsidP="006D055F">
      <w:pPr>
        <w:pStyle w:val="PargrafodaLista"/>
        <w:numPr>
          <w:ilvl w:val="2"/>
          <w:numId w:val="14"/>
        </w:numPr>
        <w:rPr>
          <w:szCs w:val="24"/>
        </w:rPr>
      </w:pPr>
      <w:r w:rsidRPr="00087F5A">
        <w:rPr>
          <w:szCs w:val="24"/>
        </w:rPr>
        <w:t xml:space="preserve">Se </w:t>
      </w:r>
      <w:r w:rsidR="00087F5A" w:rsidRPr="00087F5A">
        <w:rPr>
          <w:szCs w:val="24"/>
        </w:rPr>
        <w:t>a opção escolhida for</w:t>
      </w:r>
      <w:r w:rsidRPr="00087F5A">
        <w:rPr>
          <w:szCs w:val="24"/>
        </w:rPr>
        <w:t xml:space="preserve"> valor</w:t>
      </w:r>
      <w:r w:rsidR="006D055F" w:rsidRPr="00087F5A">
        <w:rPr>
          <w:szCs w:val="24"/>
        </w:rPr>
        <w:t xml:space="preserve"> fixo: o sistema de</w:t>
      </w:r>
      <w:r w:rsidRPr="00087F5A">
        <w:rPr>
          <w:szCs w:val="24"/>
        </w:rPr>
        <w:t>verá</w:t>
      </w:r>
      <w:r w:rsidR="0077236C">
        <w:rPr>
          <w:szCs w:val="24"/>
        </w:rPr>
        <w:t>,</w:t>
      </w:r>
      <w:r w:rsidR="00C3108A" w:rsidRPr="00C3108A">
        <w:rPr>
          <w:szCs w:val="24"/>
        </w:rPr>
        <w:t xml:space="preserve"> </w:t>
      </w:r>
      <w:r w:rsidR="00C3108A">
        <w:rPr>
          <w:szCs w:val="24"/>
        </w:rPr>
        <w:t>para cada item,</w:t>
      </w:r>
      <w:r w:rsidRPr="00087F5A">
        <w:rPr>
          <w:szCs w:val="24"/>
        </w:rPr>
        <w:t xml:space="preserve"> </w:t>
      </w:r>
      <w:r w:rsidR="0077236C">
        <w:rPr>
          <w:szCs w:val="24"/>
        </w:rPr>
        <w:t>subtrair</w:t>
      </w:r>
      <w:r w:rsidRPr="00087F5A">
        <w:rPr>
          <w:szCs w:val="24"/>
        </w:rPr>
        <w:t xml:space="preserve"> o preço atual</w:t>
      </w:r>
      <w:r w:rsidR="00C3108A">
        <w:rPr>
          <w:szCs w:val="24"/>
        </w:rPr>
        <w:t xml:space="preserve"> do item selecionado</w:t>
      </w:r>
      <w:r w:rsidRPr="00087F5A">
        <w:rPr>
          <w:szCs w:val="24"/>
        </w:rPr>
        <w:t xml:space="preserve"> </w:t>
      </w:r>
      <w:r w:rsidR="0077236C">
        <w:rPr>
          <w:szCs w:val="24"/>
        </w:rPr>
        <w:t>pelo</w:t>
      </w:r>
      <w:r w:rsidR="006D055F" w:rsidRPr="00087F5A">
        <w:rPr>
          <w:szCs w:val="24"/>
        </w:rPr>
        <w:t xml:space="preserve"> valor, alterando</w:t>
      </w:r>
      <w:r w:rsidR="001F085C">
        <w:rPr>
          <w:szCs w:val="24"/>
        </w:rPr>
        <w:t xml:space="preserve"> temporariamente</w:t>
      </w:r>
      <w:r w:rsidR="006D055F" w:rsidRPr="00087F5A">
        <w:rPr>
          <w:szCs w:val="24"/>
        </w:rPr>
        <w:t xml:space="preserve"> o</w:t>
      </w:r>
      <w:r w:rsidR="00C3108A">
        <w:rPr>
          <w:szCs w:val="24"/>
        </w:rPr>
        <w:t>s</w:t>
      </w:r>
      <w:r w:rsidR="006D055F" w:rsidRPr="00087F5A">
        <w:rPr>
          <w:szCs w:val="24"/>
        </w:rPr>
        <w:t xml:space="preserve"> preço</w:t>
      </w:r>
      <w:r w:rsidR="00C3108A">
        <w:rPr>
          <w:szCs w:val="24"/>
        </w:rPr>
        <w:t>s</w:t>
      </w:r>
      <w:r w:rsidR="006D055F" w:rsidRPr="00087F5A">
        <w:rPr>
          <w:szCs w:val="24"/>
        </w:rPr>
        <w:t xml:space="preserve"> </w:t>
      </w:r>
      <w:r w:rsidR="00C3108A" w:rsidRPr="00087F5A">
        <w:rPr>
          <w:szCs w:val="24"/>
        </w:rPr>
        <w:t>do</w:t>
      </w:r>
      <w:r w:rsidR="00C3108A">
        <w:rPr>
          <w:szCs w:val="24"/>
        </w:rPr>
        <w:t>s itens</w:t>
      </w:r>
      <w:r w:rsidR="001F085C">
        <w:rPr>
          <w:szCs w:val="24"/>
        </w:rPr>
        <w:t xml:space="preserve"> selecionados</w:t>
      </w:r>
      <w:r w:rsidR="006D055F" w:rsidRPr="00B67C27">
        <w:rPr>
          <w:szCs w:val="24"/>
        </w:rPr>
        <w:t>.</w:t>
      </w:r>
    </w:p>
    <w:p w14:paraId="5598EFCC" w14:textId="77777777" w:rsidR="006D055F" w:rsidRPr="00773AAF" w:rsidRDefault="00773AAF" w:rsidP="00773AAF">
      <w:pPr>
        <w:pStyle w:val="PargrafodaLista"/>
        <w:numPr>
          <w:ilvl w:val="2"/>
          <w:numId w:val="14"/>
        </w:numPr>
        <w:rPr>
          <w:szCs w:val="24"/>
        </w:rPr>
      </w:pPr>
      <w:r>
        <w:rPr>
          <w:szCs w:val="24"/>
        </w:rPr>
        <w:t>Se opção escolhida for</w:t>
      </w:r>
      <w:r w:rsidR="006D055F" w:rsidRPr="00773AAF">
        <w:rPr>
          <w:szCs w:val="24"/>
        </w:rPr>
        <w:t xml:space="preserve"> porcentagem: o sistema deverá</w:t>
      </w:r>
      <w:r w:rsidR="0077236C">
        <w:rPr>
          <w:szCs w:val="24"/>
        </w:rPr>
        <w:t>,</w:t>
      </w:r>
      <w:r w:rsidR="006D055F" w:rsidRPr="00773AAF">
        <w:rPr>
          <w:szCs w:val="24"/>
        </w:rPr>
        <w:t xml:space="preserve"> </w:t>
      </w:r>
      <w:r w:rsidR="00C3108A">
        <w:rPr>
          <w:szCs w:val="24"/>
        </w:rPr>
        <w:t>para cada item</w:t>
      </w:r>
      <w:r w:rsidR="0077236C">
        <w:rPr>
          <w:szCs w:val="24"/>
        </w:rPr>
        <w:t>,</w:t>
      </w:r>
      <w:r w:rsidR="00C3108A">
        <w:rPr>
          <w:szCs w:val="24"/>
        </w:rPr>
        <w:t xml:space="preserve"> </w:t>
      </w:r>
      <w:r w:rsidR="0077236C">
        <w:rPr>
          <w:szCs w:val="24"/>
        </w:rPr>
        <w:t xml:space="preserve">dividir </w:t>
      </w:r>
      <w:r w:rsidR="006D055F" w:rsidRPr="00773AAF">
        <w:rPr>
          <w:szCs w:val="24"/>
        </w:rPr>
        <w:t xml:space="preserve">o preço atual </w:t>
      </w:r>
      <w:r w:rsidR="00C3108A">
        <w:rPr>
          <w:szCs w:val="24"/>
        </w:rPr>
        <w:t>do item selecionado</w:t>
      </w:r>
      <w:r w:rsidR="0077236C">
        <w:rPr>
          <w:szCs w:val="24"/>
        </w:rPr>
        <w:t xml:space="preserve"> por cem</w:t>
      </w:r>
      <w:r w:rsidR="00C3108A">
        <w:rPr>
          <w:szCs w:val="24"/>
        </w:rPr>
        <w:t xml:space="preserve">, </w:t>
      </w:r>
      <w:r w:rsidR="006D055F" w:rsidRPr="00773AAF">
        <w:rPr>
          <w:szCs w:val="24"/>
        </w:rPr>
        <w:t>multiplicar pelo valor da porcentagem e subtrair com o preço atual, alterando</w:t>
      </w:r>
      <w:r w:rsidR="00A6428F">
        <w:rPr>
          <w:szCs w:val="24"/>
        </w:rPr>
        <w:t xml:space="preserve"> temporariamente</w:t>
      </w:r>
      <w:r w:rsidR="006D055F" w:rsidRPr="00773AAF">
        <w:rPr>
          <w:szCs w:val="24"/>
        </w:rPr>
        <w:t xml:space="preserve"> o preço do item. (</w:t>
      </w:r>
      <w:proofErr w:type="spellStart"/>
      <w:r w:rsidR="00246A17" w:rsidRPr="00773AAF">
        <w:rPr>
          <w:szCs w:val="24"/>
        </w:rPr>
        <w:t>Ex</w:t>
      </w:r>
      <w:proofErr w:type="spellEnd"/>
      <w:r w:rsidR="006D055F" w:rsidRPr="00773AAF">
        <w:rPr>
          <w:szCs w:val="24"/>
        </w:rPr>
        <w:t>: preço atual 50 reais, porcentagem 10%, Calculo: preço atual*(10/</w:t>
      </w:r>
      <w:r w:rsidR="00246A17" w:rsidRPr="00773AAF">
        <w:rPr>
          <w:szCs w:val="24"/>
        </w:rPr>
        <w:t>100) -</w:t>
      </w:r>
      <w:r w:rsidR="00A6428F">
        <w:rPr>
          <w:szCs w:val="24"/>
        </w:rPr>
        <w:t xml:space="preserve"> </w:t>
      </w:r>
      <w:r w:rsidR="006D055F" w:rsidRPr="00773AAF">
        <w:rPr>
          <w:szCs w:val="24"/>
        </w:rPr>
        <w:t>preço atual.</w:t>
      </w:r>
    </w:p>
    <w:p w14:paraId="67343D73" w14:textId="77777777" w:rsidR="00382588" w:rsidRPr="00382588" w:rsidRDefault="00382588" w:rsidP="00382588">
      <w:pPr>
        <w:pStyle w:val="PargrafodaLista"/>
        <w:numPr>
          <w:ilvl w:val="1"/>
          <w:numId w:val="14"/>
        </w:numPr>
        <w:rPr>
          <w:b/>
          <w:szCs w:val="24"/>
        </w:rPr>
      </w:pPr>
      <w:r>
        <w:rPr>
          <w:szCs w:val="24"/>
        </w:rPr>
        <w:t>O sistema deve trocar o status dos itens selecionados para promoção.</w:t>
      </w:r>
    </w:p>
    <w:p w14:paraId="5A264489" w14:textId="77777777" w:rsidR="00D61174" w:rsidRPr="004521F3" w:rsidRDefault="00D61174" w:rsidP="00D61174">
      <w:pPr>
        <w:pStyle w:val="PargrafodaLista"/>
        <w:numPr>
          <w:ilvl w:val="1"/>
          <w:numId w:val="14"/>
        </w:numPr>
        <w:rPr>
          <w:b/>
          <w:szCs w:val="24"/>
        </w:rPr>
      </w:pPr>
      <w:r>
        <w:rPr>
          <w:szCs w:val="24"/>
        </w:rPr>
        <w:t>O sistema deve enviar um e-mail informando a promoção</w:t>
      </w:r>
      <w:r w:rsidR="0077236C">
        <w:rPr>
          <w:szCs w:val="24"/>
        </w:rPr>
        <w:t xml:space="preserve"> aos usuários Comum</w:t>
      </w:r>
      <w:r w:rsidR="002A5E7A">
        <w:rPr>
          <w:szCs w:val="24"/>
        </w:rPr>
        <w:t xml:space="preserve"> que tem o interesse em receber promoções por e-mail</w:t>
      </w:r>
      <w:r>
        <w:rPr>
          <w:szCs w:val="24"/>
        </w:rPr>
        <w:t>.</w:t>
      </w:r>
    </w:p>
    <w:p w14:paraId="09201ADB" w14:textId="77777777" w:rsidR="001B247A" w:rsidRPr="004521F3" w:rsidRDefault="002A5E7A" w:rsidP="001B247A">
      <w:pPr>
        <w:pStyle w:val="PargrafodaLista"/>
        <w:numPr>
          <w:ilvl w:val="2"/>
          <w:numId w:val="14"/>
        </w:numPr>
        <w:rPr>
          <w:b/>
          <w:szCs w:val="24"/>
        </w:rPr>
      </w:pPr>
      <w:r>
        <w:rPr>
          <w:szCs w:val="24"/>
        </w:rPr>
        <w:t>O e-mail deve conter uma</w:t>
      </w:r>
      <w:r w:rsidR="00D61174">
        <w:rPr>
          <w:szCs w:val="24"/>
        </w:rPr>
        <w:t xml:space="preserve"> lista</w:t>
      </w:r>
      <w:r>
        <w:rPr>
          <w:szCs w:val="24"/>
        </w:rPr>
        <w:t xml:space="preserve"> das promoções com</w:t>
      </w:r>
      <w:r w:rsidR="00D61174">
        <w:rPr>
          <w:szCs w:val="24"/>
        </w:rPr>
        <w:t xml:space="preserve"> as informações: Foto, Nome do item, </w:t>
      </w:r>
      <w:r w:rsidR="00715020">
        <w:rPr>
          <w:szCs w:val="24"/>
        </w:rPr>
        <w:t xml:space="preserve">Descrição Básica </w:t>
      </w:r>
      <w:r w:rsidR="00E50592">
        <w:rPr>
          <w:szCs w:val="24"/>
        </w:rPr>
        <w:t>dos ingredientes</w:t>
      </w:r>
      <w:r w:rsidR="00715020">
        <w:rPr>
          <w:szCs w:val="24"/>
        </w:rPr>
        <w:t xml:space="preserve">, Nome da Empresa, </w:t>
      </w:r>
      <w:r w:rsidR="0075544A">
        <w:rPr>
          <w:szCs w:val="24"/>
        </w:rPr>
        <w:t>Preço,</w:t>
      </w:r>
      <w:r w:rsidR="00D61174">
        <w:rPr>
          <w:szCs w:val="24"/>
        </w:rPr>
        <w:t xml:space="preserve"> Valor da Promoção</w:t>
      </w:r>
      <w:r w:rsidR="0075544A">
        <w:rPr>
          <w:szCs w:val="24"/>
        </w:rPr>
        <w:t xml:space="preserve"> e Validade da Promoção.</w:t>
      </w:r>
    </w:p>
    <w:p w14:paraId="2FB30A4B" w14:textId="77777777" w:rsidR="008639BC" w:rsidRPr="008639BC" w:rsidRDefault="008639BC" w:rsidP="004521F3">
      <w:pPr>
        <w:pStyle w:val="PargrafodaLista"/>
        <w:numPr>
          <w:ilvl w:val="1"/>
          <w:numId w:val="14"/>
        </w:numPr>
        <w:rPr>
          <w:b/>
          <w:szCs w:val="24"/>
        </w:rPr>
      </w:pPr>
      <w:r>
        <w:rPr>
          <w:szCs w:val="24"/>
        </w:rPr>
        <w:t>Ao final de uma promoção</w:t>
      </w:r>
      <w:r w:rsidR="004521F3">
        <w:rPr>
          <w:szCs w:val="24"/>
        </w:rPr>
        <w:t xml:space="preserve"> (quando atingir a data de validade da promoção)</w:t>
      </w:r>
      <w:r>
        <w:rPr>
          <w:szCs w:val="24"/>
        </w:rPr>
        <w:t xml:space="preserve"> o sistema deve retornar os valores </w:t>
      </w:r>
      <w:r w:rsidR="004521F3">
        <w:rPr>
          <w:szCs w:val="24"/>
        </w:rPr>
        <w:t xml:space="preserve">anteriores </w:t>
      </w:r>
      <w:r>
        <w:rPr>
          <w:szCs w:val="24"/>
        </w:rPr>
        <w:t>de cada item</w:t>
      </w:r>
      <w:r w:rsidR="004521F3">
        <w:rPr>
          <w:szCs w:val="24"/>
        </w:rPr>
        <w:t xml:space="preserve"> e alterar o status dos itens que estavam na promoção para atualizado.</w:t>
      </w:r>
    </w:p>
    <w:p w14:paraId="029EA4B5" w14:textId="77777777" w:rsidR="000917AD" w:rsidRDefault="000917AD" w:rsidP="665C9D43">
      <w:pPr>
        <w:rPr>
          <w:b/>
          <w:bCs/>
          <w:szCs w:val="24"/>
        </w:rPr>
      </w:pPr>
    </w:p>
    <w:p w14:paraId="1B2175D8" w14:textId="054EC71A" w:rsidR="00350E7F" w:rsidRDefault="004A28FC" w:rsidP="00DF36B6">
      <w:pPr>
        <w:pStyle w:val="Ttulo2"/>
      </w:pPr>
      <w:bookmarkStart w:id="28" w:name="_Toc517342760"/>
      <w:r>
        <w:t>3.</w:t>
      </w:r>
      <w:r w:rsidR="665C9D43" w:rsidRPr="665C9D43">
        <w:t>2. Requisitos Não-Funcionais</w:t>
      </w:r>
      <w:bookmarkEnd w:id="28"/>
      <w:r w:rsidR="665C9D43" w:rsidRPr="665C9D43">
        <w:t xml:space="preserve"> </w:t>
      </w:r>
    </w:p>
    <w:p w14:paraId="3A38F48E" w14:textId="77777777" w:rsidR="00DF36B6" w:rsidRPr="00DF36B6" w:rsidRDefault="00DF36B6" w:rsidP="00DF36B6">
      <w:pPr>
        <w:rPr>
          <w:lang w:eastAsia="pt-BR"/>
        </w:rPr>
      </w:pPr>
    </w:p>
    <w:p w14:paraId="6DB29AE3" w14:textId="77777777" w:rsidR="00957A21" w:rsidRPr="00E97CB1" w:rsidRDefault="00957A21" w:rsidP="00957A21">
      <w:pPr>
        <w:rPr>
          <w:b/>
          <w:bCs/>
          <w:szCs w:val="24"/>
        </w:rPr>
      </w:pPr>
      <w:r>
        <w:rPr>
          <w:b/>
          <w:bCs/>
          <w:szCs w:val="24"/>
        </w:rPr>
        <w:t xml:space="preserve">RNF01 – </w:t>
      </w:r>
      <w:r w:rsidR="665C9D43" w:rsidRPr="665C9D43">
        <w:rPr>
          <w:b/>
          <w:bCs/>
          <w:szCs w:val="24"/>
        </w:rPr>
        <w:t>D</w:t>
      </w:r>
      <w:r>
        <w:rPr>
          <w:b/>
          <w:bCs/>
          <w:szCs w:val="24"/>
        </w:rPr>
        <w:t>isponibilidade</w:t>
      </w:r>
      <w:r w:rsidR="00DD6A8F" w:rsidRPr="009A12C6">
        <w:rPr>
          <w:rFonts w:eastAsia="Wingdings"/>
          <w:b/>
          <w:szCs w:val="24"/>
        </w:rPr>
        <w:tab/>
      </w:r>
    </w:p>
    <w:p w14:paraId="77ECE8E1" w14:textId="77777777" w:rsidR="00957A21" w:rsidRDefault="00DD6A8F" w:rsidP="00150879">
      <w:pPr>
        <w:pStyle w:val="PargrafodaLista"/>
        <w:numPr>
          <w:ilvl w:val="1"/>
          <w:numId w:val="15"/>
        </w:numPr>
        <w:rPr>
          <w:szCs w:val="24"/>
        </w:rPr>
      </w:pPr>
      <w:r w:rsidRPr="00957A21">
        <w:rPr>
          <w:szCs w:val="24"/>
        </w:rPr>
        <w:t>O sistema estará em perfeito</w:t>
      </w:r>
      <w:r w:rsidR="00957A21">
        <w:rPr>
          <w:szCs w:val="24"/>
        </w:rPr>
        <w:t xml:space="preserve"> funcionamento 24 horas por dia.</w:t>
      </w:r>
    </w:p>
    <w:p w14:paraId="56AEE7AA" w14:textId="77777777" w:rsidR="00957A21" w:rsidRDefault="00957A21" w:rsidP="00957A21">
      <w:pPr>
        <w:ind w:left="45" w:firstLine="0"/>
        <w:rPr>
          <w:b/>
          <w:szCs w:val="24"/>
        </w:rPr>
      </w:pPr>
      <w:r w:rsidRPr="00957A21">
        <w:rPr>
          <w:b/>
          <w:szCs w:val="24"/>
        </w:rPr>
        <w:t>RNF02 – Segurança</w:t>
      </w:r>
    </w:p>
    <w:p w14:paraId="0EFA3C34" w14:textId="77777777" w:rsidR="00957A21" w:rsidRPr="00957A21" w:rsidRDefault="00957A21" w:rsidP="00150879">
      <w:pPr>
        <w:pStyle w:val="PargrafodaLista"/>
        <w:numPr>
          <w:ilvl w:val="1"/>
          <w:numId w:val="16"/>
        </w:numPr>
        <w:rPr>
          <w:b/>
          <w:szCs w:val="24"/>
        </w:rPr>
      </w:pPr>
      <w:r>
        <w:rPr>
          <w:szCs w:val="24"/>
        </w:rPr>
        <w:t>O Sistema deve manter sigilo sobre as informações dos usuários cadastrados no sistema.</w:t>
      </w:r>
    </w:p>
    <w:p w14:paraId="30E44965" w14:textId="77777777" w:rsidR="00957A21" w:rsidRPr="00957A21" w:rsidRDefault="00957A21" w:rsidP="00150879">
      <w:pPr>
        <w:pStyle w:val="PargrafodaLista"/>
        <w:numPr>
          <w:ilvl w:val="1"/>
          <w:numId w:val="16"/>
        </w:numPr>
        <w:rPr>
          <w:b/>
          <w:szCs w:val="24"/>
        </w:rPr>
      </w:pPr>
      <w:r>
        <w:rPr>
          <w:szCs w:val="24"/>
        </w:rPr>
        <w:t>O sistema deve liberar os privilégios certos aos usuários c</w:t>
      </w:r>
      <w:r w:rsidR="0077236C">
        <w:rPr>
          <w:szCs w:val="24"/>
        </w:rPr>
        <w:t>orrespondentes</w:t>
      </w:r>
      <w:r>
        <w:rPr>
          <w:szCs w:val="24"/>
        </w:rPr>
        <w:t>.</w:t>
      </w:r>
    </w:p>
    <w:p w14:paraId="40E06B80" w14:textId="77777777" w:rsidR="00150879" w:rsidRDefault="00150879" w:rsidP="665C9D43">
      <w:pPr>
        <w:rPr>
          <w:b/>
          <w:bCs/>
          <w:szCs w:val="24"/>
        </w:rPr>
      </w:pPr>
      <w:r>
        <w:rPr>
          <w:b/>
          <w:bCs/>
          <w:szCs w:val="24"/>
        </w:rPr>
        <w:t>RNF03 – Backup</w:t>
      </w:r>
    </w:p>
    <w:p w14:paraId="7C88F619" w14:textId="77777777" w:rsidR="00DD6A8F" w:rsidRDefault="00150879" w:rsidP="00150879">
      <w:pPr>
        <w:pStyle w:val="PargrafodaLista"/>
        <w:numPr>
          <w:ilvl w:val="1"/>
          <w:numId w:val="17"/>
        </w:numPr>
        <w:rPr>
          <w:szCs w:val="24"/>
        </w:rPr>
      </w:pPr>
      <w:r w:rsidRPr="00150879">
        <w:rPr>
          <w:szCs w:val="24"/>
        </w:rPr>
        <w:t>O Sistema deve realizar backup de seg</w:t>
      </w:r>
      <w:r w:rsidR="0077236C">
        <w:rPr>
          <w:szCs w:val="24"/>
        </w:rPr>
        <w:t xml:space="preserve">urança todo </w:t>
      </w:r>
      <w:r w:rsidR="00FC3E4C">
        <w:rPr>
          <w:szCs w:val="24"/>
        </w:rPr>
        <w:t xml:space="preserve">dia </w:t>
      </w:r>
      <w:r w:rsidR="0077236C">
        <w:rPr>
          <w:szCs w:val="24"/>
        </w:rPr>
        <w:t>automaticamente</w:t>
      </w:r>
      <w:r w:rsidRPr="00150879">
        <w:rPr>
          <w:szCs w:val="24"/>
        </w:rPr>
        <w:t xml:space="preserve"> e possibilitar ao usuário realizar o backup quando desejar.</w:t>
      </w:r>
    </w:p>
    <w:p w14:paraId="2D560CCD" w14:textId="77777777" w:rsidR="00150879" w:rsidRPr="00150879" w:rsidRDefault="00150879" w:rsidP="00150879">
      <w:pPr>
        <w:ind w:left="45" w:firstLine="0"/>
        <w:rPr>
          <w:szCs w:val="24"/>
        </w:rPr>
      </w:pPr>
    </w:p>
    <w:p w14:paraId="5935E7B7" w14:textId="77777777" w:rsidR="00D74B47" w:rsidRDefault="00D74B47">
      <w:pPr>
        <w:spacing w:after="160" w:line="259" w:lineRule="auto"/>
        <w:ind w:left="0" w:firstLine="0"/>
        <w:jc w:val="left"/>
        <w:rPr>
          <w:b/>
        </w:rPr>
      </w:pPr>
      <w:r>
        <w:br w:type="page"/>
      </w:r>
    </w:p>
    <w:p w14:paraId="0407501E" w14:textId="360AC9B2" w:rsidR="00350E7F" w:rsidRDefault="00542BB0" w:rsidP="00F17C92">
      <w:pPr>
        <w:pStyle w:val="Ttulo1"/>
      </w:pPr>
      <w:bookmarkStart w:id="29" w:name="_Toc517342761"/>
      <w:r>
        <w:lastRenderedPageBreak/>
        <w:t>4.</w:t>
      </w:r>
      <w:r w:rsidR="665C9D43">
        <w:t xml:space="preserve"> Diagramas de Caso de Uso</w:t>
      </w:r>
      <w:bookmarkEnd w:id="29"/>
      <w:r w:rsidR="665C9D43">
        <w:t xml:space="preserve"> </w:t>
      </w:r>
    </w:p>
    <w:p w14:paraId="2799534F" w14:textId="77777777" w:rsidR="00097BF8" w:rsidRPr="00097BF8" w:rsidRDefault="00097BF8" w:rsidP="00097BF8"/>
    <w:p w14:paraId="401DD152" w14:textId="77777777" w:rsidR="00097BF8" w:rsidRDefault="00097BF8" w:rsidP="00097BF8">
      <w:pPr>
        <w:rPr>
          <w:b/>
          <w:szCs w:val="24"/>
        </w:rPr>
      </w:pPr>
      <w:r w:rsidRPr="009F5A5D">
        <w:rPr>
          <w:b/>
          <w:szCs w:val="24"/>
        </w:rPr>
        <w:t xml:space="preserve">RF01 – Manter </w:t>
      </w:r>
      <w:r>
        <w:rPr>
          <w:b/>
          <w:szCs w:val="24"/>
        </w:rPr>
        <w:t xml:space="preserve">Usuário </w:t>
      </w:r>
      <w:r w:rsidRPr="009F5A5D">
        <w:rPr>
          <w:b/>
          <w:szCs w:val="24"/>
        </w:rPr>
        <w:t>A</w:t>
      </w:r>
      <w:r w:rsidR="00E4665A">
        <w:rPr>
          <w:b/>
          <w:szCs w:val="24"/>
        </w:rPr>
        <w:t>dministrador</w:t>
      </w:r>
    </w:p>
    <w:p w14:paraId="52F4058A" w14:textId="77777777" w:rsidR="00350E7F" w:rsidRDefault="009C256E" w:rsidP="00E4665A">
      <w:pPr>
        <w:rPr>
          <w:szCs w:val="24"/>
        </w:rPr>
      </w:pPr>
      <w:r>
        <w:rPr>
          <w:b/>
          <w:noProof/>
          <w:szCs w:val="24"/>
          <w:lang w:eastAsia="pt-BR"/>
        </w:rPr>
        <w:drawing>
          <wp:inline distT="0" distB="0" distL="0" distR="0" wp14:anchorId="181B53F8" wp14:editId="6B7104F1">
            <wp:extent cx="5205350" cy="26720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F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35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85554C" w14:textId="77777777" w:rsidR="00E4665A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lastRenderedPageBreak/>
        <w:drawing>
          <wp:inline distT="0" distB="0" distL="0" distR="0" wp14:anchorId="6864DB89" wp14:editId="004708AA">
            <wp:extent cx="5711825" cy="7731125"/>
            <wp:effectExtent l="19050" t="0" r="3175" b="0"/>
            <wp:docPr id="2" name="Imagem 2" descr="RF01 - Manter Usuário Administr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F01 - Manter Usuário Administrador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773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264077" w14:textId="77777777" w:rsidR="00097BF8" w:rsidRPr="009F5A5D" w:rsidRDefault="00E4665A" w:rsidP="00163300">
      <w:pPr>
        <w:ind w:left="0" w:firstLine="0"/>
        <w:rPr>
          <w:b/>
          <w:szCs w:val="24"/>
        </w:rPr>
      </w:pPr>
      <w:r>
        <w:rPr>
          <w:b/>
          <w:szCs w:val="24"/>
        </w:rPr>
        <w:br w:type="page"/>
      </w:r>
      <w:r w:rsidR="00097BF8" w:rsidRPr="009F5A5D">
        <w:rPr>
          <w:b/>
          <w:szCs w:val="24"/>
        </w:rPr>
        <w:lastRenderedPageBreak/>
        <w:t xml:space="preserve">RF02 – Manter </w:t>
      </w:r>
      <w:r w:rsidR="00097BF8">
        <w:rPr>
          <w:b/>
          <w:szCs w:val="24"/>
        </w:rPr>
        <w:t xml:space="preserve">Usuário </w:t>
      </w:r>
      <w:r w:rsidR="00097BF8" w:rsidRPr="009F5A5D">
        <w:rPr>
          <w:b/>
          <w:szCs w:val="24"/>
        </w:rPr>
        <w:t>Empresa</w:t>
      </w:r>
    </w:p>
    <w:p w14:paraId="7A83F8CF" w14:textId="77777777" w:rsidR="00097BF8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402418D5" wp14:editId="43D96A43">
            <wp:extent cx="5265739" cy="248221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RF02 - Manter usuário empres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739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ED0679" w14:textId="77777777" w:rsidR="00097BF8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lastRenderedPageBreak/>
        <w:drawing>
          <wp:inline distT="0" distB="0" distL="0" distR="0" wp14:anchorId="06CE6E20" wp14:editId="386376AD">
            <wp:extent cx="5711825" cy="7148830"/>
            <wp:effectExtent l="19050" t="0" r="3175" b="0"/>
            <wp:docPr id="4" name="Imagem 4" descr="RF02 - Manter Usuário Empr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F02 - Manter Usuário Empresa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714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E31BE" w14:textId="77777777" w:rsidR="00097BF8" w:rsidRDefault="00E4665A" w:rsidP="00097BF8">
      <w:pPr>
        <w:rPr>
          <w:b/>
          <w:szCs w:val="24"/>
        </w:rPr>
      </w:pPr>
      <w:r>
        <w:rPr>
          <w:b/>
          <w:szCs w:val="24"/>
        </w:rPr>
        <w:br w:type="page"/>
      </w:r>
      <w:r w:rsidR="00097BF8">
        <w:rPr>
          <w:b/>
          <w:szCs w:val="24"/>
        </w:rPr>
        <w:lastRenderedPageBreak/>
        <w:t>RF03 – Validar Empresa</w:t>
      </w:r>
    </w:p>
    <w:p w14:paraId="4C66FB12" w14:textId="77777777" w:rsidR="00097BF8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5ACC9566" wp14:editId="758C5FFD">
            <wp:extent cx="5333707" cy="25177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F0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707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BAD275" w14:textId="77777777" w:rsidR="00097BF8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lastRenderedPageBreak/>
        <w:drawing>
          <wp:inline distT="0" distB="0" distL="0" distR="0" wp14:anchorId="254B695E" wp14:editId="591609BF">
            <wp:extent cx="5711825" cy="6543040"/>
            <wp:effectExtent l="19050" t="0" r="3175" b="0"/>
            <wp:docPr id="6" name="Imagem 6" descr="RF03 - Validar Empr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F03 - Validar Empresa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654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28A215" w14:textId="77777777" w:rsidR="00D56CFC" w:rsidRDefault="00D56CFC" w:rsidP="00097BF8">
      <w:pPr>
        <w:rPr>
          <w:b/>
          <w:szCs w:val="24"/>
        </w:rPr>
      </w:pPr>
    </w:p>
    <w:p w14:paraId="30DEAF5C" w14:textId="77777777" w:rsidR="00E4665A" w:rsidRPr="00957A21" w:rsidRDefault="00E4665A" w:rsidP="00E4665A">
      <w:pPr>
        <w:ind w:left="0" w:firstLine="0"/>
        <w:rPr>
          <w:szCs w:val="24"/>
        </w:rPr>
      </w:pPr>
      <w:r>
        <w:rPr>
          <w:b/>
          <w:szCs w:val="24"/>
        </w:rPr>
        <w:br w:type="page"/>
      </w:r>
      <w:r>
        <w:rPr>
          <w:b/>
          <w:szCs w:val="24"/>
        </w:rPr>
        <w:lastRenderedPageBreak/>
        <w:t>RF04</w:t>
      </w:r>
      <w:r w:rsidRPr="00957A21">
        <w:rPr>
          <w:b/>
          <w:szCs w:val="24"/>
        </w:rPr>
        <w:t xml:space="preserve"> – Manter Usuário </w:t>
      </w:r>
      <w:r w:rsidR="00DE0D20">
        <w:rPr>
          <w:b/>
          <w:szCs w:val="24"/>
        </w:rPr>
        <w:t>Cliente</w:t>
      </w:r>
    </w:p>
    <w:p w14:paraId="69FA2AF2" w14:textId="77777777" w:rsidR="00E4665A" w:rsidRDefault="009C256E" w:rsidP="00097BF8">
      <w:pPr>
        <w:rPr>
          <w:b/>
          <w:szCs w:val="24"/>
        </w:rPr>
      </w:pPr>
      <w:r>
        <w:rPr>
          <w:b/>
          <w:noProof/>
          <w:szCs w:val="24"/>
          <w:lang w:eastAsia="pt-BR"/>
        </w:rPr>
        <w:drawing>
          <wp:inline distT="0" distB="0" distL="0" distR="0" wp14:anchorId="3D80D2FB" wp14:editId="122AC4EC">
            <wp:extent cx="4927196" cy="24822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F0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196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4E6D8A" w14:textId="77777777" w:rsidR="00536988" w:rsidRDefault="009C256E" w:rsidP="00097BF8">
      <w:pPr>
        <w:rPr>
          <w:b/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0DD14E21" wp14:editId="31AF0AE7">
            <wp:extent cx="5711825" cy="5723890"/>
            <wp:effectExtent l="19050" t="0" r="3175" b="0"/>
            <wp:docPr id="8" name="Imagem 12" descr="Manter Usuário com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 descr="Manter Usuário comum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CD28FE" w14:textId="77777777" w:rsidR="00097BF8" w:rsidRDefault="00E4665A" w:rsidP="00097BF8">
      <w:pPr>
        <w:rPr>
          <w:b/>
          <w:szCs w:val="24"/>
        </w:rPr>
      </w:pPr>
      <w:r>
        <w:rPr>
          <w:b/>
          <w:szCs w:val="24"/>
        </w:rPr>
        <w:br w:type="page"/>
      </w:r>
      <w:r w:rsidR="00097BF8">
        <w:rPr>
          <w:b/>
          <w:szCs w:val="24"/>
        </w:rPr>
        <w:lastRenderedPageBreak/>
        <w:t>RF0</w:t>
      </w:r>
      <w:r>
        <w:rPr>
          <w:b/>
          <w:szCs w:val="24"/>
        </w:rPr>
        <w:t>5</w:t>
      </w:r>
      <w:r w:rsidR="00097BF8" w:rsidRPr="009F5A5D">
        <w:rPr>
          <w:b/>
          <w:szCs w:val="24"/>
        </w:rPr>
        <w:t xml:space="preserve"> – Manter </w:t>
      </w:r>
      <w:r w:rsidR="00097BF8">
        <w:rPr>
          <w:b/>
          <w:szCs w:val="24"/>
        </w:rPr>
        <w:t>Cardápio</w:t>
      </w:r>
    </w:p>
    <w:p w14:paraId="4DAA544A" w14:textId="77777777" w:rsidR="00097BF8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2341FB43" wp14:editId="35510DC9">
            <wp:extent cx="5759450" cy="260063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F0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0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7087AE" w14:textId="77777777" w:rsidR="00097BF8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018AA6B3" wp14:editId="3F29C9DD">
            <wp:extent cx="5723890" cy="589026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89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EA6D77" w14:textId="56BBB100" w:rsidR="00097BF8" w:rsidRDefault="00097BF8" w:rsidP="009A12C6">
      <w:pPr>
        <w:ind w:left="0" w:firstLine="0"/>
        <w:rPr>
          <w:szCs w:val="24"/>
        </w:rPr>
      </w:pPr>
    </w:p>
    <w:p w14:paraId="58764E83" w14:textId="7F06453E" w:rsidR="00097BF8" w:rsidRDefault="00097BF8" w:rsidP="009A12C6">
      <w:pPr>
        <w:ind w:left="0" w:firstLine="0"/>
        <w:rPr>
          <w:szCs w:val="24"/>
        </w:rPr>
      </w:pPr>
    </w:p>
    <w:p w14:paraId="4DAEE117" w14:textId="77777777" w:rsidR="00097BF8" w:rsidRDefault="00097BF8" w:rsidP="009A12C6">
      <w:pPr>
        <w:ind w:left="0" w:firstLine="0"/>
        <w:rPr>
          <w:szCs w:val="24"/>
        </w:rPr>
      </w:pPr>
    </w:p>
    <w:p w14:paraId="48FDFF9A" w14:textId="60B42FF0" w:rsidR="00097BF8" w:rsidRPr="00957A21" w:rsidRDefault="00536988" w:rsidP="00097BF8">
      <w:pPr>
        <w:ind w:left="0" w:firstLine="0"/>
        <w:rPr>
          <w:szCs w:val="24"/>
        </w:rPr>
      </w:pPr>
      <w:r>
        <w:rPr>
          <w:b/>
          <w:szCs w:val="24"/>
        </w:rPr>
        <w:br w:type="page"/>
      </w:r>
      <w:r w:rsidR="00097BF8">
        <w:rPr>
          <w:b/>
          <w:szCs w:val="24"/>
        </w:rPr>
        <w:lastRenderedPageBreak/>
        <w:t>RF0</w:t>
      </w:r>
      <w:r w:rsidR="00CC0B80">
        <w:rPr>
          <w:b/>
          <w:szCs w:val="24"/>
        </w:rPr>
        <w:t>6</w:t>
      </w:r>
      <w:r w:rsidR="00097BF8" w:rsidRPr="00957A21">
        <w:rPr>
          <w:b/>
          <w:szCs w:val="24"/>
        </w:rPr>
        <w:t xml:space="preserve"> – Manter </w:t>
      </w:r>
      <w:r>
        <w:rPr>
          <w:b/>
          <w:szCs w:val="24"/>
        </w:rPr>
        <w:t>acesso ao sistema</w:t>
      </w:r>
    </w:p>
    <w:p w14:paraId="5343A564" w14:textId="77777777" w:rsidR="00F13019" w:rsidRDefault="009C256E" w:rsidP="00B254CA">
      <w:pPr>
        <w:ind w:left="45" w:firstLine="0"/>
        <w:jc w:val="left"/>
        <w:rPr>
          <w:b/>
          <w:szCs w:val="24"/>
        </w:rPr>
      </w:pPr>
      <w:r>
        <w:rPr>
          <w:b/>
          <w:noProof/>
          <w:szCs w:val="24"/>
          <w:lang w:eastAsia="pt-BR"/>
        </w:rPr>
        <w:drawing>
          <wp:inline distT="0" distB="0" distL="0" distR="0" wp14:anchorId="7A9ADF46" wp14:editId="22748129">
            <wp:extent cx="5716474" cy="266001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F0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474" cy="266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2CBD20" w14:textId="77777777" w:rsidR="00097BF8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7CDE7C97" wp14:editId="7E5EA1E4">
            <wp:extent cx="5711825" cy="5819140"/>
            <wp:effectExtent l="19050" t="0" r="3175" b="0"/>
            <wp:docPr id="14" name="Imagem 14" descr="RF06 - Manter Acesso ao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F06 - Manter Acesso ao Sistema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81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605FA0" w14:textId="7B9FF688" w:rsidR="00F13019" w:rsidRDefault="00F13019" w:rsidP="00F13019">
      <w:pPr>
        <w:ind w:left="0" w:firstLine="0"/>
        <w:rPr>
          <w:b/>
          <w:szCs w:val="24"/>
        </w:rPr>
      </w:pPr>
      <w:r>
        <w:rPr>
          <w:b/>
          <w:szCs w:val="24"/>
        </w:rPr>
        <w:lastRenderedPageBreak/>
        <w:t>RF0</w:t>
      </w:r>
      <w:r w:rsidR="00CC0B80">
        <w:rPr>
          <w:b/>
          <w:szCs w:val="24"/>
        </w:rPr>
        <w:t>7</w:t>
      </w:r>
      <w:r>
        <w:rPr>
          <w:b/>
          <w:szCs w:val="24"/>
        </w:rPr>
        <w:t xml:space="preserve"> – Manter Feedback</w:t>
      </w:r>
    </w:p>
    <w:p w14:paraId="0C413F4A" w14:textId="77777777" w:rsidR="00097BF8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14296B82" wp14:editId="140E107A">
            <wp:extent cx="5579765" cy="320611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F0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65" cy="320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25BC45" w14:textId="77777777" w:rsidR="00097BF8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lastRenderedPageBreak/>
        <w:drawing>
          <wp:inline distT="0" distB="0" distL="0" distR="0" wp14:anchorId="0DBC5A56" wp14:editId="0DE25143">
            <wp:extent cx="5771515" cy="8823325"/>
            <wp:effectExtent l="19050" t="0" r="635" b="0"/>
            <wp:docPr id="16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882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B488BC" w14:textId="42C1B245" w:rsidR="00F13019" w:rsidRDefault="00F13019" w:rsidP="00F13019">
      <w:pPr>
        <w:ind w:left="0" w:firstLine="0"/>
        <w:rPr>
          <w:b/>
          <w:szCs w:val="24"/>
        </w:rPr>
      </w:pPr>
      <w:r>
        <w:rPr>
          <w:b/>
          <w:szCs w:val="24"/>
        </w:rPr>
        <w:lastRenderedPageBreak/>
        <w:t>RF0</w:t>
      </w:r>
      <w:r w:rsidR="00CC0B80">
        <w:rPr>
          <w:b/>
          <w:szCs w:val="24"/>
        </w:rPr>
        <w:t>8</w:t>
      </w:r>
      <w:r>
        <w:rPr>
          <w:b/>
          <w:szCs w:val="24"/>
        </w:rPr>
        <w:t xml:space="preserve"> – Consulta</w:t>
      </w:r>
      <w:r w:rsidR="00AD16EC">
        <w:rPr>
          <w:b/>
          <w:szCs w:val="24"/>
        </w:rPr>
        <w:t>r Cardápio</w:t>
      </w:r>
    </w:p>
    <w:p w14:paraId="50EE7182" w14:textId="77777777" w:rsidR="004B616E" w:rsidRDefault="009C256E" w:rsidP="00F13019">
      <w:pPr>
        <w:ind w:left="0" w:firstLine="0"/>
        <w:rPr>
          <w:b/>
          <w:szCs w:val="24"/>
        </w:rPr>
      </w:pPr>
      <w:r>
        <w:rPr>
          <w:b/>
          <w:noProof/>
          <w:szCs w:val="24"/>
          <w:lang w:eastAsia="pt-BR"/>
        </w:rPr>
        <w:drawing>
          <wp:inline distT="0" distB="0" distL="0" distR="0" wp14:anchorId="415DBEC6" wp14:editId="446C91FD">
            <wp:extent cx="5759450" cy="2470150"/>
            <wp:effectExtent l="19050" t="0" r="0" b="0"/>
            <wp:docPr id="17" name="Imagem 17" descr="RF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F0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856091" w14:textId="77777777" w:rsidR="00097BF8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6C0C1E4F" wp14:editId="27F39CFC">
            <wp:extent cx="5711825" cy="5438775"/>
            <wp:effectExtent l="19050" t="0" r="3175" b="0"/>
            <wp:docPr id="18" name="Imagem 18" descr="RF09 - Consultar Cardáp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F09 - Consultar Cardápio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D67A70" w14:textId="1BE0EC71" w:rsidR="00F13019" w:rsidRDefault="004B616E" w:rsidP="00F13019">
      <w:pPr>
        <w:ind w:left="45" w:firstLine="0"/>
        <w:rPr>
          <w:b/>
          <w:szCs w:val="24"/>
        </w:rPr>
      </w:pPr>
      <w:r>
        <w:rPr>
          <w:b/>
          <w:szCs w:val="24"/>
        </w:rPr>
        <w:br w:type="page"/>
      </w:r>
      <w:r w:rsidR="00F13019">
        <w:rPr>
          <w:b/>
          <w:szCs w:val="24"/>
        </w:rPr>
        <w:lastRenderedPageBreak/>
        <w:t>RF</w:t>
      </w:r>
      <w:r w:rsidR="00CC0B80">
        <w:rPr>
          <w:b/>
          <w:szCs w:val="24"/>
        </w:rPr>
        <w:t>09</w:t>
      </w:r>
      <w:r w:rsidR="00F13019">
        <w:rPr>
          <w:b/>
          <w:szCs w:val="24"/>
        </w:rPr>
        <w:t xml:space="preserve"> – Manter Promoções</w:t>
      </w:r>
    </w:p>
    <w:p w14:paraId="3023D369" w14:textId="77777777" w:rsidR="00F13019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47DA32C2" wp14:editId="18DA13B2">
            <wp:extent cx="5360835" cy="256476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F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835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87815D" w14:textId="55D735B4" w:rsidR="00C52561" w:rsidRPr="00995275" w:rsidRDefault="009C256E" w:rsidP="00987E88">
      <w:r>
        <w:rPr>
          <w:noProof/>
          <w:lang w:eastAsia="pt-BR"/>
        </w:rPr>
        <w:drawing>
          <wp:inline distT="0" distB="0" distL="0" distR="0" wp14:anchorId="013257A1" wp14:editId="0358654D">
            <wp:extent cx="5711825" cy="5664835"/>
            <wp:effectExtent l="19050" t="0" r="3175" b="0"/>
            <wp:docPr id="20" name="Imagem 20" descr="RF10 - Manter Promoçõ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F10 - Manter Promoções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66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7A9F5B" w14:textId="77777777" w:rsidR="00552DF3" w:rsidRDefault="00552DF3">
      <w:pPr>
        <w:spacing w:line="240" w:lineRule="auto"/>
        <w:ind w:left="0" w:firstLine="0"/>
        <w:jc w:val="left"/>
        <w:rPr>
          <w:rFonts w:cs="Times New Roman"/>
          <w:b/>
          <w:sz w:val="28"/>
          <w:szCs w:val="20"/>
          <w:lang w:eastAsia="pt-BR"/>
        </w:rPr>
      </w:pPr>
      <w:r>
        <w:br w:type="page"/>
      </w:r>
    </w:p>
    <w:p w14:paraId="14404658" w14:textId="3A37C94C" w:rsidR="00632E4A" w:rsidRDefault="00DF36B6" w:rsidP="00F17C92">
      <w:pPr>
        <w:pStyle w:val="Ttulo1"/>
      </w:pPr>
      <w:bookmarkStart w:id="30" w:name="_Toc517342762"/>
      <w:r>
        <w:lastRenderedPageBreak/>
        <w:t>5</w:t>
      </w:r>
      <w:r w:rsidR="00542BB0">
        <w:t>.</w:t>
      </w:r>
      <w:r w:rsidR="00B53435">
        <w:t xml:space="preserve"> </w:t>
      </w:r>
      <w:r w:rsidR="665C9D43">
        <w:t>Protótipo</w:t>
      </w:r>
      <w:bookmarkEnd w:id="30"/>
      <w:r w:rsidR="665C9D43">
        <w:t xml:space="preserve"> </w:t>
      </w:r>
      <w:bookmarkStart w:id="31" w:name="_Toc484724879"/>
    </w:p>
    <w:p w14:paraId="00D7612F" w14:textId="77777777" w:rsidR="00C52561" w:rsidRPr="00C52561" w:rsidRDefault="00C52561" w:rsidP="00C52561">
      <w:pPr>
        <w:pStyle w:val="PargrafodaLista"/>
        <w:keepNext/>
        <w:keepLines/>
        <w:numPr>
          <w:ilvl w:val="0"/>
          <w:numId w:val="36"/>
        </w:numPr>
        <w:ind w:right="-15"/>
        <w:contextualSpacing w:val="0"/>
        <w:outlineLvl w:val="1"/>
        <w:rPr>
          <w:rFonts w:cs="Times New Roman"/>
          <w:b/>
          <w:vanish/>
          <w:szCs w:val="20"/>
          <w:lang w:eastAsia="pt-BR"/>
        </w:rPr>
      </w:pPr>
      <w:bookmarkStart w:id="32" w:name="_Toc497683620"/>
      <w:bookmarkStart w:id="33" w:name="_Toc497683880"/>
      <w:bookmarkStart w:id="34" w:name="_Toc497684065"/>
      <w:bookmarkStart w:id="35" w:name="_Toc497684127"/>
      <w:bookmarkStart w:id="36" w:name="_Toc499122392"/>
      <w:bookmarkStart w:id="37" w:name="_Toc499122438"/>
      <w:bookmarkStart w:id="38" w:name="_Toc499123318"/>
      <w:bookmarkStart w:id="39" w:name="_Toc499130669"/>
      <w:bookmarkStart w:id="40" w:name="_Toc499130703"/>
      <w:bookmarkStart w:id="41" w:name="_Toc499130786"/>
      <w:bookmarkStart w:id="42" w:name="_Toc499130866"/>
      <w:bookmarkStart w:id="43" w:name="_Toc499727731"/>
      <w:bookmarkStart w:id="44" w:name="_Toc499727777"/>
      <w:bookmarkStart w:id="45" w:name="_Toc499727811"/>
      <w:bookmarkStart w:id="46" w:name="_Toc499728378"/>
      <w:bookmarkStart w:id="47" w:name="_Toc499730078"/>
      <w:bookmarkStart w:id="48" w:name="_Toc509492511"/>
      <w:bookmarkStart w:id="49" w:name="_Toc509492587"/>
      <w:bookmarkStart w:id="50" w:name="_Toc509492993"/>
      <w:bookmarkStart w:id="51" w:name="_Toc509494214"/>
      <w:bookmarkStart w:id="52" w:name="_Toc509494386"/>
      <w:bookmarkStart w:id="53" w:name="_Toc509494503"/>
      <w:bookmarkStart w:id="54" w:name="_Toc517342763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61B7F8ED" w14:textId="77777777" w:rsidR="00C52561" w:rsidRPr="00C52561" w:rsidRDefault="00C52561" w:rsidP="00C52561">
      <w:pPr>
        <w:pStyle w:val="PargrafodaLista"/>
        <w:keepNext/>
        <w:keepLines/>
        <w:numPr>
          <w:ilvl w:val="0"/>
          <w:numId w:val="36"/>
        </w:numPr>
        <w:ind w:right="-15"/>
        <w:contextualSpacing w:val="0"/>
        <w:outlineLvl w:val="1"/>
        <w:rPr>
          <w:rFonts w:cs="Times New Roman"/>
          <w:b/>
          <w:vanish/>
          <w:szCs w:val="20"/>
          <w:lang w:eastAsia="pt-BR"/>
        </w:rPr>
      </w:pPr>
      <w:bookmarkStart w:id="55" w:name="_Toc497683621"/>
      <w:bookmarkStart w:id="56" w:name="_Toc497683881"/>
      <w:bookmarkStart w:id="57" w:name="_Toc497684066"/>
      <w:bookmarkStart w:id="58" w:name="_Toc497684128"/>
      <w:bookmarkStart w:id="59" w:name="_Toc499122393"/>
      <w:bookmarkStart w:id="60" w:name="_Toc499122439"/>
      <w:bookmarkStart w:id="61" w:name="_Toc499123319"/>
      <w:bookmarkStart w:id="62" w:name="_Toc499130670"/>
      <w:bookmarkStart w:id="63" w:name="_Toc499130704"/>
      <w:bookmarkStart w:id="64" w:name="_Toc499130787"/>
      <w:bookmarkStart w:id="65" w:name="_Toc499130867"/>
      <w:bookmarkStart w:id="66" w:name="_Toc499727732"/>
      <w:bookmarkStart w:id="67" w:name="_Toc499727778"/>
      <w:bookmarkStart w:id="68" w:name="_Toc499727812"/>
      <w:bookmarkStart w:id="69" w:name="_Toc499728379"/>
      <w:bookmarkStart w:id="70" w:name="_Toc499730079"/>
      <w:bookmarkStart w:id="71" w:name="_Toc509492512"/>
      <w:bookmarkStart w:id="72" w:name="_Toc509492588"/>
      <w:bookmarkStart w:id="73" w:name="_Toc509492994"/>
      <w:bookmarkStart w:id="74" w:name="_Toc509494215"/>
      <w:bookmarkStart w:id="75" w:name="_Toc509494387"/>
      <w:bookmarkStart w:id="76" w:name="_Toc509494504"/>
      <w:bookmarkStart w:id="77" w:name="_Toc51734276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69D5866B" w14:textId="77777777" w:rsidR="00C52561" w:rsidRPr="00C52561" w:rsidRDefault="00C52561" w:rsidP="00C52561">
      <w:pPr>
        <w:pStyle w:val="PargrafodaLista"/>
        <w:keepNext/>
        <w:keepLines/>
        <w:numPr>
          <w:ilvl w:val="1"/>
          <w:numId w:val="36"/>
        </w:numPr>
        <w:ind w:right="-15"/>
        <w:contextualSpacing w:val="0"/>
        <w:outlineLvl w:val="1"/>
        <w:rPr>
          <w:rFonts w:cs="Times New Roman"/>
          <w:b/>
          <w:vanish/>
          <w:szCs w:val="20"/>
          <w:lang w:eastAsia="pt-BR"/>
        </w:rPr>
      </w:pPr>
      <w:bookmarkStart w:id="78" w:name="_Toc497683622"/>
      <w:bookmarkStart w:id="79" w:name="_Toc497683882"/>
      <w:bookmarkStart w:id="80" w:name="_Toc497684067"/>
      <w:bookmarkStart w:id="81" w:name="_Toc497684129"/>
      <w:bookmarkStart w:id="82" w:name="_Toc499122394"/>
      <w:bookmarkStart w:id="83" w:name="_Toc499122440"/>
      <w:bookmarkStart w:id="84" w:name="_Toc499123320"/>
      <w:bookmarkStart w:id="85" w:name="_Toc499130671"/>
      <w:bookmarkStart w:id="86" w:name="_Toc499130705"/>
      <w:bookmarkStart w:id="87" w:name="_Toc499130788"/>
      <w:bookmarkStart w:id="88" w:name="_Toc499130868"/>
      <w:bookmarkStart w:id="89" w:name="_Toc499727733"/>
      <w:bookmarkStart w:id="90" w:name="_Toc499727779"/>
      <w:bookmarkStart w:id="91" w:name="_Toc499727813"/>
      <w:bookmarkStart w:id="92" w:name="_Toc499728380"/>
      <w:bookmarkStart w:id="93" w:name="_Toc499730080"/>
      <w:bookmarkStart w:id="94" w:name="_Toc509492513"/>
      <w:bookmarkStart w:id="95" w:name="_Toc509492589"/>
      <w:bookmarkStart w:id="96" w:name="_Toc509492995"/>
      <w:bookmarkStart w:id="97" w:name="_Toc509494216"/>
      <w:bookmarkStart w:id="98" w:name="_Toc509494388"/>
      <w:bookmarkStart w:id="99" w:name="_Toc509494505"/>
      <w:bookmarkStart w:id="100" w:name="_Toc517342765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14:paraId="3F92B8DF" w14:textId="77777777" w:rsidR="00C52561" w:rsidRPr="00C52561" w:rsidRDefault="00C52561" w:rsidP="00C52561">
      <w:pPr>
        <w:pStyle w:val="PargrafodaLista"/>
        <w:keepNext/>
        <w:keepLines/>
        <w:numPr>
          <w:ilvl w:val="1"/>
          <w:numId w:val="36"/>
        </w:numPr>
        <w:ind w:right="-15"/>
        <w:contextualSpacing w:val="0"/>
        <w:outlineLvl w:val="1"/>
        <w:rPr>
          <w:rFonts w:cs="Times New Roman"/>
          <w:b/>
          <w:vanish/>
          <w:szCs w:val="20"/>
          <w:lang w:eastAsia="pt-BR"/>
        </w:rPr>
      </w:pPr>
      <w:bookmarkStart w:id="101" w:name="_Toc497683623"/>
      <w:bookmarkStart w:id="102" w:name="_Toc497683883"/>
      <w:bookmarkStart w:id="103" w:name="_Toc497684068"/>
      <w:bookmarkStart w:id="104" w:name="_Toc497684130"/>
      <w:bookmarkStart w:id="105" w:name="_Toc499122395"/>
      <w:bookmarkStart w:id="106" w:name="_Toc499122441"/>
      <w:bookmarkStart w:id="107" w:name="_Toc499123321"/>
      <w:bookmarkStart w:id="108" w:name="_Toc499130672"/>
      <w:bookmarkStart w:id="109" w:name="_Toc499130706"/>
      <w:bookmarkStart w:id="110" w:name="_Toc499130789"/>
      <w:bookmarkStart w:id="111" w:name="_Toc499130869"/>
      <w:bookmarkStart w:id="112" w:name="_Toc499727734"/>
      <w:bookmarkStart w:id="113" w:name="_Toc499727780"/>
      <w:bookmarkStart w:id="114" w:name="_Toc499727814"/>
      <w:bookmarkStart w:id="115" w:name="_Toc499728381"/>
      <w:bookmarkStart w:id="116" w:name="_Toc499730081"/>
      <w:bookmarkStart w:id="117" w:name="_Toc509492514"/>
      <w:bookmarkStart w:id="118" w:name="_Toc509492590"/>
      <w:bookmarkStart w:id="119" w:name="_Toc509492996"/>
      <w:bookmarkStart w:id="120" w:name="_Toc509494217"/>
      <w:bookmarkStart w:id="121" w:name="_Toc509494389"/>
      <w:bookmarkStart w:id="122" w:name="_Toc509494506"/>
      <w:bookmarkStart w:id="123" w:name="_Toc517342766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14:paraId="7ACB2278" w14:textId="4BF3B5B5" w:rsidR="00632E4A" w:rsidRPr="00632E4A" w:rsidRDefault="007F0668" w:rsidP="007F0668">
      <w:pPr>
        <w:pStyle w:val="Ttulo2"/>
        <w:spacing w:line="360" w:lineRule="auto"/>
        <w:ind w:left="720" w:firstLine="0"/>
        <w:jc w:val="both"/>
      </w:pPr>
      <w:bookmarkStart w:id="124" w:name="_Toc517342767"/>
      <w:r>
        <w:t xml:space="preserve">5.1 </w:t>
      </w:r>
      <w:r w:rsidR="00922EC5" w:rsidRPr="00863F85">
        <w:t>Cadastrar Usuário Analista</w:t>
      </w:r>
      <w:bookmarkEnd w:id="31"/>
      <w:bookmarkEnd w:id="124"/>
      <w:r w:rsidR="00632E4A">
        <w:t xml:space="preserve"> </w:t>
      </w:r>
    </w:p>
    <w:p w14:paraId="5DF63F2B" w14:textId="77777777" w:rsidR="00922EC5" w:rsidRPr="00863F85" w:rsidRDefault="00922EC5" w:rsidP="00863F85">
      <w:pPr>
        <w:pStyle w:val="PargrafodaLista"/>
        <w:numPr>
          <w:ilvl w:val="0"/>
          <w:numId w:val="33"/>
        </w:numPr>
        <w:rPr>
          <w:szCs w:val="24"/>
        </w:rPr>
      </w:pPr>
      <w:r w:rsidRPr="00863F85">
        <w:rPr>
          <w:szCs w:val="24"/>
        </w:rPr>
        <w:t>Nessa tela o sistema grava as informações fornecidas para cadastro do Usuário Analista.</w:t>
      </w:r>
    </w:p>
    <w:p w14:paraId="4AE22BEA" w14:textId="77777777" w:rsidR="00922EC5" w:rsidRPr="00863F85" w:rsidRDefault="00922EC5" w:rsidP="00863F85">
      <w:pPr>
        <w:pStyle w:val="PargrafodaLista"/>
        <w:numPr>
          <w:ilvl w:val="0"/>
          <w:numId w:val="33"/>
        </w:numPr>
        <w:rPr>
          <w:szCs w:val="24"/>
        </w:rPr>
      </w:pPr>
      <w:r w:rsidRPr="00863F85">
        <w:rPr>
          <w:szCs w:val="24"/>
        </w:rPr>
        <w:t>A tela é chamada ao clicar no botão Cadastrar, e selecionar a opção Cadastrar Analista.</w:t>
      </w:r>
    </w:p>
    <w:p w14:paraId="61BB7AEF" w14:textId="77777777" w:rsidR="00922EC5" w:rsidRPr="00863F85" w:rsidRDefault="00922EC5" w:rsidP="00863F85">
      <w:pPr>
        <w:pStyle w:val="PargrafodaLista"/>
        <w:numPr>
          <w:ilvl w:val="0"/>
          <w:numId w:val="33"/>
        </w:numPr>
        <w:rPr>
          <w:szCs w:val="24"/>
        </w:rPr>
      </w:pPr>
      <w:r w:rsidRPr="00863F85">
        <w:rPr>
          <w:szCs w:val="24"/>
        </w:rPr>
        <w:t>Somente um Usuário Analista tem acesso a opção Cadastrar Analista.</w:t>
      </w:r>
    </w:p>
    <w:p w14:paraId="7068153D" w14:textId="77777777" w:rsidR="00922EC5" w:rsidRPr="00863F85" w:rsidRDefault="00922EC5" w:rsidP="00863F85">
      <w:pPr>
        <w:pStyle w:val="PargrafodaLista"/>
        <w:numPr>
          <w:ilvl w:val="0"/>
          <w:numId w:val="33"/>
        </w:numPr>
        <w:rPr>
          <w:szCs w:val="24"/>
        </w:rPr>
      </w:pPr>
      <w:r w:rsidRPr="00863F85">
        <w:rPr>
          <w:szCs w:val="24"/>
        </w:rPr>
        <w:t>Ao clicar no botão Cadastrar, será exibido uma mensagem de confirmação caso todos os campos obrigatórios estejam preenchidos</w:t>
      </w:r>
      <w:r w:rsidR="0086508A" w:rsidRPr="00863F85">
        <w:rPr>
          <w:szCs w:val="24"/>
        </w:rPr>
        <w:t>. C</w:t>
      </w:r>
      <w:r w:rsidRPr="00863F85">
        <w:rPr>
          <w:szCs w:val="24"/>
        </w:rPr>
        <w:t xml:space="preserve">aso algum campo obrigatório esteja em branco, o campo em branco é selecionado e dado uma cor em destaque </w:t>
      </w:r>
      <w:r w:rsidR="00B476F8" w:rsidRPr="00863F85">
        <w:rPr>
          <w:szCs w:val="24"/>
        </w:rPr>
        <w:t>a</w:t>
      </w:r>
      <w:r w:rsidRPr="00863F85">
        <w:rPr>
          <w:szCs w:val="24"/>
        </w:rPr>
        <w:t xml:space="preserve"> ele.</w:t>
      </w:r>
    </w:p>
    <w:p w14:paraId="6403AD02" w14:textId="77777777" w:rsidR="00922EC5" w:rsidRPr="00863F85" w:rsidRDefault="00922EC5" w:rsidP="00863F85">
      <w:pPr>
        <w:pStyle w:val="PargrafodaLista"/>
        <w:numPr>
          <w:ilvl w:val="0"/>
          <w:numId w:val="33"/>
        </w:numPr>
        <w:rPr>
          <w:szCs w:val="24"/>
        </w:rPr>
      </w:pPr>
      <w:r w:rsidRPr="00863F85">
        <w:rPr>
          <w:szCs w:val="24"/>
        </w:rPr>
        <w:t>Os campos Nome, Sobrenome, Data de Nasc</w:t>
      </w:r>
      <w:r w:rsidR="0086508A" w:rsidRPr="00863F85">
        <w:rPr>
          <w:szCs w:val="24"/>
        </w:rPr>
        <w:t>imento, CPF e</w:t>
      </w:r>
      <w:r w:rsidR="00B476F8" w:rsidRPr="00863F85">
        <w:rPr>
          <w:szCs w:val="24"/>
        </w:rPr>
        <w:t xml:space="preserve"> E-mail são de preenchimento obrigatório.</w:t>
      </w:r>
    </w:p>
    <w:p w14:paraId="7C111CA2" w14:textId="77777777" w:rsidR="00B476F8" w:rsidRPr="00863F85" w:rsidRDefault="00B476F8" w:rsidP="00863F85">
      <w:pPr>
        <w:pStyle w:val="PargrafodaLista"/>
        <w:numPr>
          <w:ilvl w:val="0"/>
          <w:numId w:val="33"/>
        </w:numPr>
        <w:rPr>
          <w:szCs w:val="24"/>
        </w:rPr>
      </w:pPr>
      <w:r w:rsidRPr="00863F85">
        <w:rPr>
          <w:szCs w:val="24"/>
        </w:rPr>
        <w:t xml:space="preserve">O campo Nome, Sobrenome e E-mail são do tipo </w:t>
      </w:r>
      <w:r w:rsidR="00246A17" w:rsidRPr="00863F85">
        <w:rPr>
          <w:szCs w:val="24"/>
        </w:rPr>
        <w:t>char (</w:t>
      </w:r>
      <w:r w:rsidRPr="00863F85">
        <w:rPr>
          <w:szCs w:val="24"/>
        </w:rPr>
        <w:t>100).</w:t>
      </w:r>
    </w:p>
    <w:p w14:paraId="37847D2C" w14:textId="77777777" w:rsidR="00B476F8" w:rsidRPr="00863F85" w:rsidRDefault="00B476F8" w:rsidP="00863F85">
      <w:pPr>
        <w:pStyle w:val="PargrafodaLista"/>
        <w:numPr>
          <w:ilvl w:val="0"/>
          <w:numId w:val="33"/>
        </w:numPr>
        <w:rPr>
          <w:szCs w:val="24"/>
        </w:rPr>
      </w:pPr>
      <w:r w:rsidRPr="00863F85">
        <w:rPr>
          <w:szCs w:val="24"/>
        </w:rPr>
        <w:t xml:space="preserve">O campo Telefone é do tipo </w:t>
      </w:r>
      <w:r w:rsidR="00246A17" w:rsidRPr="00863F85">
        <w:rPr>
          <w:szCs w:val="24"/>
        </w:rPr>
        <w:t>char (</w:t>
      </w:r>
      <w:r w:rsidRPr="00863F85">
        <w:rPr>
          <w:szCs w:val="24"/>
        </w:rPr>
        <w:t>50), com uma máscara no campo, aceitando somente números.</w:t>
      </w:r>
    </w:p>
    <w:p w14:paraId="70C2C072" w14:textId="77777777" w:rsidR="00B476F8" w:rsidRDefault="00B476F8" w:rsidP="00863F85">
      <w:pPr>
        <w:pStyle w:val="PargrafodaLista"/>
        <w:numPr>
          <w:ilvl w:val="0"/>
          <w:numId w:val="33"/>
        </w:numPr>
        <w:rPr>
          <w:szCs w:val="24"/>
        </w:rPr>
      </w:pPr>
      <w:r w:rsidRPr="00863F85">
        <w:rPr>
          <w:szCs w:val="24"/>
        </w:rPr>
        <w:t xml:space="preserve">O campo CPF é do tipo </w:t>
      </w:r>
      <w:proofErr w:type="spellStart"/>
      <w:r w:rsidRPr="00863F85">
        <w:rPr>
          <w:szCs w:val="24"/>
        </w:rPr>
        <w:t>int</w:t>
      </w:r>
      <w:proofErr w:type="spellEnd"/>
      <w:r w:rsidR="00246A17" w:rsidRPr="00863F85">
        <w:rPr>
          <w:szCs w:val="24"/>
        </w:rPr>
        <w:t xml:space="preserve"> </w:t>
      </w:r>
      <w:r w:rsidRPr="00863F85">
        <w:rPr>
          <w:szCs w:val="24"/>
        </w:rPr>
        <w:t>(20), aceitando somente números.</w:t>
      </w:r>
    </w:p>
    <w:p w14:paraId="7A5DCFD8" w14:textId="77777777" w:rsidR="00632E4A" w:rsidRPr="00863F85" w:rsidRDefault="00632E4A" w:rsidP="00632E4A">
      <w:pPr>
        <w:pStyle w:val="PargrafodaLista"/>
        <w:ind w:left="705" w:firstLine="0"/>
        <w:rPr>
          <w:szCs w:val="24"/>
        </w:rPr>
      </w:pPr>
    </w:p>
    <w:p w14:paraId="7BFB8A2D" w14:textId="6893DA59" w:rsidR="00552DF3" w:rsidRDefault="00630D1B" w:rsidP="00552DF3">
      <w:r>
        <w:rPr>
          <w:noProof/>
          <w:lang w:eastAsia="pt-BR"/>
        </w:rPr>
        <w:drawing>
          <wp:inline distT="0" distB="0" distL="0" distR="0" wp14:anchorId="55C221A2" wp14:editId="3B6A8A61">
            <wp:extent cx="5338630" cy="262760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17-11-22 at 00.38.36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630" cy="262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68FE" w14:textId="41C497E3" w:rsidR="004B4A98" w:rsidRDefault="004B4A98" w:rsidP="00552DF3"/>
    <w:p w14:paraId="2E03C179" w14:textId="612208E9" w:rsidR="004B4A98" w:rsidRDefault="004B4A98" w:rsidP="00552DF3"/>
    <w:p w14:paraId="71BCB732" w14:textId="77777777" w:rsidR="004B4A98" w:rsidRPr="00552DF3" w:rsidRDefault="004B4A98" w:rsidP="00552DF3"/>
    <w:p w14:paraId="7BF0D229" w14:textId="77777777" w:rsidR="00C52561" w:rsidRPr="00C52561" w:rsidRDefault="00C52561" w:rsidP="00C52561">
      <w:pPr>
        <w:pStyle w:val="PargrafodaLista"/>
        <w:keepNext/>
        <w:keepLines/>
        <w:numPr>
          <w:ilvl w:val="0"/>
          <w:numId w:val="41"/>
        </w:numPr>
        <w:spacing w:line="240" w:lineRule="auto"/>
        <w:ind w:right="-15"/>
        <w:contextualSpacing w:val="0"/>
        <w:jc w:val="left"/>
        <w:outlineLvl w:val="1"/>
        <w:rPr>
          <w:rFonts w:cs="Times New Roman"/>
          <w:b/>
          <w:vanish/>
          <w:szCs w:val="20"/>
          <w:lang w:eastAsia="pt-BR"/>
        </w:rPr>
      </w:pPr>
      <w:bookmarkStart w:id="125" w:name="_Toc497683625"/>
      <w:bookmarkStart w:id="126" w:name="_Toc497683885"/>
      <w:bookmarkStart w:id="127" w:name="_Toc497684070"/>
      <w:bookmarkStart w:id="128" w:name="_Toc497684132"/>
      <w:bookmarkStart w:id="129" w:name="_Toc499122397"/>
      <w:bookmarkStart w:id="130" w:name="_Toc499122443"/>
      <w:bookmarkStart w:id="131" w:name="_Toc499123323"/>
      <w:bookmarkStart w:id="132" w:name="_Toc499130674"/>
      <w:bookmarkStart w:id="133" w:name="_Toc499130708"/>
      <w:bookmarkStart w:id="134" w:name="_Toc499130791"/>
      <w:bookmarkStart w:id="135" w:name="_Toc499130871"/>
      <w:bookmarkStart w:id="136" w:name="_Toc499727736"/>
      <w:bookmarkStart w:id="137" w:name="_Toc499727782"/>
      <w:bookmarkStart w:id="138" w:name="_Toc499727816"/>
      <w:bookmarkStart w:id="139" w:name="_Toc499728383"/>
      <w:bookmarkStart w:id="140" w:name="_Toc499730083"/>
      <w:bookmarkStart w:id="141" w:name="_Toc509492516"/>
      <w:bookmarkStart w:id="142" w:name="_Toc509492592"/>
      <w:bookmarkStart w:id="143" w:name="_Toc509492998"/>
      <w:bookmarkStart w:id="144" w:name="_Toc509494219"/>
      <w:bookmarkStart w:id="145" w:name="_Toc509494391"/>
      <w:bookmarkStart w:id="146" w:name="_Toc509494508"/>
      <w:bookmarkStart w:id="147" w:name="_Toc517342768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</w:p>
    <w:p w14:paraId="60BB6BCC" w14:textId="77777777" w:rsidR="00C52561" w:rsidRPr="00C52561" w:rsidRDefault="00C52561" w:rsidP="00C52561">
      <w:pPr>
        <w:pStyle w:val="PargrafodaLista"/>
        <w:keepNext/>
        <w:keepLines/>
        <w:numPr>
          <w:ilvl w:val="0"/>
          <w:numId w:val="41"/>
        </w:numPr>
        <w:spacing w:line="240" w:lineRule="auto"/>
        <w:ind w:right="-15"/>
        <w:contextualSpacing w:val="0"/>
        <w:jc w:val="left"/>
        <w:outlineLvl w:val="1"/>
        <w:rPr>
          <w:rFonts w:cs="Times New Roman"/>
          <w:b/>
          <w:vanish/>
          <w:szCs w:val="20"/>
          <w:lang w:eastAsia="pt-BR"/>
        </w:rPr>
      </w:pPr>
      <w:bookmarkStart w:id="148" w:name="_Toc497683626"/>
      <w:bookmarkStart w:id="149" w:name="_Toc497683886"/>
      <w:bookmarkStart w:id="150" w:name="_Toc497684071"/>
      <w:bookmarkStart w:id="151" w:name="_Toc497684133"/>
      <w:bookmarkStart w:id="152" w:name="_Toc499122398"/>
      <w:bookmarkStart w:id="153" w:name="_Toc499122444"/>
      <w:bookmarkStart w:id="154" w:name="_Toc499123324"/>
      <w:bookmarkStart w:id="155" w:name="_Toc499130675"/>
      <w:bookmarkStart w:id="156" w:name="_Toc499130709"/>
      <w:bookmarkStart w:id="157" w:name="_Toc499130792"/>
      <w:bookmarkStart w:id="158" w:name="_Toc499130872"/>
      <w:bookmarkStart w:id="159" w:name="_Toc499727737"/>
      <w:bookmarkStart w:id="160" w:name="_Toc499727783"/>
      <w:bookmarkStart w:id="161" w:name="_Toc499727817"/>
      <w:bookmarkStart w:id="162" w:name="_Toc499728384"/>
      <w:bookmarkStart w:id="163" w:name="_Toc499730084"/>
      <w:bookmarkStart w:id="164" w:name="_Toc509492517"/>
      <w:bookmarkStart w:id="165" w:name="_Toc509492593"/>
      <w:bookmarkStart w:id="166" w:name="_Toc509492999"/>
      <w:bookmarkStart w:id="167" w:name="_Toc509494220"/>
      <w:bookmarkStart w:id="168" w:name="_Toc509494392"/>
      <w:bookmarkStart w:id="169" w:name="_Toc509494509"/>
      <w:bookmarkStart w:id="170" w:name="_Toc517342769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</w:p>
    <w:p w14:paraId="11236986" w14:textId="77777777" w:rsidR="00C52561" w:rsidRPr="00C52561" w:rsidRDefault="00C52561" w:rsidP="00C52561">
      <w:pPr>
        <w:pStyle w:val="PargrafodaLista"/>
        <w:keepNext/>
        <w:keepLines/>
        <w:numPr>
          <w:ilvl w:val="1"/>
          <w:numId w:val="41"/>
        </w:numPr>
        <w:spacing w:line="240" w:lineRule="auto"/>
        <w:ind w:right="-15"/>
        <w:contextualSpacing w:val="0"/>
        <w:jc w:val="left"/>
        <w:outlineLvl w:val="1"/>
        <w:rPr>
          <w:rFonts w:cs="Times New Roman"/>
          <w:b/>
          <w:vanish/>
          <w:szCs w:val="20"/>
          <w:lang w:eastAsia="pt-BR"/>
        </w:rPr>
      </w:pPr>
      <w:bookmarkStart w:id="171" w:name="_Toc497683627"/>
      <w:bookmarkStart w:id="172" w:name="_Toc497683887"/>
      <w:bookmarkStart w:id="173" w:name="_Toc497684072"/>
      <w:bookmarkStart w:id="174" w:name="_Toc497684134"/>
      <w:bookmarkStart w:id="175" w:name="_Toc499122399"/>
      <w:bookmarkStart w:id="176" w:name="_Toc499122445"/>
      <w:bookmarkStart w:id="177" w:name="_Toc499123325"/>
      <w:bookmarkStart w:id="178" w:name="_Toc499130676"/>
      <w:bookmarkStart w:id="179" w:name="_Toc499130710"/>
      <w:bookmarkStart w:id="180" w:name="_Toc499130793"/>
      <w:bookmarkStart w:id="181" w:name="_Toc499130873"/>
      <w:bookmarkStart w:id="182" w:name="_Toc499727738"/>
      <w:bookmarkStart w:id="183" w:name="_Toc499727784"/>
      <w:bookmarkStart w:id="184" w:name="_Toc499727818"/>
      <w:bookmarkStart w:id="185" w:name="_Toc499728385"/>
      <w:bookmarkStart w:id="186" w:name="_Toc499730085"/>
      <w:bookmarkStart w:id="187" w:name="_Toc509492518"/>
      <w:bookmarkStart w:id="188" w:name="_Toc509492594"/>
      <w:bookmarkStart w:id="189" w:name="_Toc509493000"/>
      <w:bookmarkStart w:id="190" w:name="_Toc509494221"/>
      <w:bookmarkStart w:id="191" w:name="_Toc509494393"/>
      <w:bookmarkStart w:id="192" w:name="_Toc509494510"/>
      <w:bookmarkStart w:id="193" w:name="_Toc5173427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</w:p>
    <w:p w14:paraId="1693E930" w14:textId="70CF7A98" w:rsidR="00632E4A" w:rsidRPr="00632E4A" w:rsidRDefault="00DF36B6" w:rsidP="00DF36B6">
      <w:pPr>
        <w:pStyle w:val="Ttulo2"/>
        <w:ind w:left="0" w:firstLine="360"/>
      </w:pPr>
      <w:r>
        <w:t xml:space="preserve">     </w:t>
      </w:r>
      <w:bookmarkStart w:id="194" w:name="_Toc517342771"/>
      <w:r w:rsidR="007F0668">
        <w:t>5.2</w:t>
      </w:r>
      <w:r>
        <w:t xml:space="preserve"> </w:t>
      </w:r>
      <w:r w:rsidR="00632E4A" w:rsidRPr="00632E4A">
        <w:t>Consultar Acervo</w:t>
      </w:r>
      <w:bookmarkEnd w:id="194"/>
    </w:p>
    <w:p w14:paraId="4365900F" w14:textId="77777777" w:rsidR="00B476F8" w:rsidRPr="00863F85" w:rsidRDefault="00B476F8" w:rsidP="00863F85">
      <w:pPr>
        <w:pStyle w:val="PargrafodaLista"/>
        <w:numPr>
          <w:ilvl w:val="0"/>
          <w:numId w:val="34"/>
        </w:numPr>
        <w:rPr>
          <w:szCs w:val="24"/>
        </w:rPr>
      </w:pPr>
      <w:r w:rsidRPr="00863F85">
        <w:rPr>
          <w:szCs w:val="24"/>
        </w:rPr>
        <w:t>Nessa tela serão</w:t>
      </w:r>
      <w:r w:rsidR="00CB2E04">
        <w:rPr>
          <w:szCs w:val="24"/>
        </w:rPr>
        <w:t xml:space="preserve"> exibidos os resultados da pesquisa</w:t>
      </w:r>
      <w:r w:rsidRPr="00863F85">
        <w:rPr>
          <w:szCs w:val="24"/>
        </w:rPr>
        <w:t xml:space="preserve"> através do campo de busca.</w:t>
      </w:r>
    </w:p>
    <w:p w14:paraId="2A545D14" w14:textId="77777777" w:rsidR="00734BBE" w:rsidRPr="00863F85" w:rsidRDefault="0046679A" w:rsidP="00863F85">
      <w:pPr>
        <w:pStyle w:val="PargrafodaLista"/>
        <w:numPr>
          <w:ilvl w:val="0"/>
          <w:numId w:val="34"/>
        </w:numPr>
        <w:rPr>
          <w:szCs w:val="24"/>
        </w:rPr>
      </w:pPr>
      <w:r w:rsidRPr="00863F85">
        <w:rPr>
          <w:szCs w:val="24"/>
        </w:rPr>
        <w:t>Apenas usuários do tipo Analista e Comum tem acesso a essa tela.</w:t>
      </w:r>
    </w:p>
    <w:p w14:paraId="018382A4" w14:textId="77777777" w:rsidR="0040012A" w:rsidRPr="00863F85" w:rsidRDefault="0040012A" w:rsidP="00863F85">
      <w:pPr>
        <w:pStyle w:val="PargrafodaLista"/>
        <w:numPr>
          <w:ilvl w:val="0"/>
          <w:numId w:val="34"/>
        </w:numPr>
        <w:rPr>
          <w:szCs w:val="24"/>
        </w:rPr>
      </w:pPr>
      <w:r w:rsidRPr="00863F85">
        <w:rPr>
          <w:szCs w:val="24"/>
        </w:rPr>
        <w:t xml:space="preserve">A tela é chamada ao pressionar a tecla </w:t>
      </w:r>
      <w:proofErr w:type="spellStart"/>
      <w:r w:rsidRPr="00863F85">
        <w:rPr>
          <w:szCs w:val="24"/>
        </w:rPr>
        <w:t>Enter</w:t>
      </w:r>
      <w:proofErr w:type="spellEnd"/>
      <w:r w:rsidRPr="00863F85">
        <w:rPr>
          <w:szCs w:val="24"/>
        </w:rPr>
        <w:t xml:space="preserve"> no campo de busca ou ao pressionar o botão ao lado do campo de busca</w:t>
      </w:r>
      <w:r w:rsidR="0046679A" w:rsidRPr="00863F85">
        <w:rPr>
          <w:szCs w:val="24"/>
        </w:rPr>
        <w:t>.</w:t>
      </w:r>
    </w:p>
    <w:p w14:paraId="2D376DCC" w14:textId="77777777" w:rsidR="00B476F8" w:rsidRPr="00863F85" w:rsidRDefault="00B476F8" w:rsidP="00863F85">
      <w:pPr>
        <w:pStyle w:val="PargrafodaLista"/>
        <w:numPr>
          <w:ilvl w:val="0"/>
          <w:numId w:val="34"/>
        </w:numPr>
        <w:rPr>
          <w:szCs w:val="24"/>
        </w:rPr>
      </w:pPr>
      <w:r w:rsidRPr="00863F85">
        <w:rPr>
          <w:szCs w:val="24"/>
        </w:rPr>
        <w:t xml:space="preserve">Ao exibir os resultados, </w:t>
      </w:r>
      <w:r w:rsidR="0040012A" w:rsidRPr="00863F85">
        <w:rPr>
          <w:szCs w:val="24"/>
        </w:rPr>
        <w:t>aparecerão opções de filtro, e de ordenação dos resultados.</w:t>
      </w:r>
    </w:p>
    <w:p w14:paraId="427C08FF" w14:textId="77777777" w:rsidR="0040012A" w:rsidRPr="00863F85" w:rsidRDefault="0040012A" w:rsidP="00863F85">
      <w:pPr>
        <w:pStyle w:val="PargrafodaLista"/>
        <w:numPr>
          <w:ilvl w:val="0"/>
          <w:numId w:val="34"/>
        </w:numPr>
        <w:rPr>
          <w:szCs w:val="24"/>
        </w:rPr>
      </w:pPr>
      <w:r w:rsidRPr="00863F85">
        <w:rPr>
          <w:szCs w:val="24"/>
        </w:rPr>
        <w:t xml:space="preserve">Ao buscar por </w:t>
      </w:r>
      <w:r w:rsidR="0086508A" w:rsidRPr="00863F85">
        <w:rPr>
          <w:szCs w:val="24"/>
        </w:rPr>
        <w:t>E</w:t>
      </w:r>
      <w:r w:rsidRPr="00863F85">
        <w:rPr>
          <w:szCs w:val="24"/>
        </w:rPr>
        <w:t>mpresas, a bus</w:t>
      </w:r>
      <w:r w:rsidR="0086508A" w:rsidRPr="00863F85">
        <w:rPr>
          <w:szCs w:val="24"/>
        </w:rPr>
        <w:t>ca será filtrada por e</w:t>
      </w:r>
      <w:r w:rsidRPr="00863F85">
        <w:rPr>
          <w:szCs w:val="24"/>
        </w:rPr>
        <w:t>mpresas conten</w:t>
      </w:r>
      <w:r w:rsidR="0086508A" w:rsidRPr="00863F85">
        <w:rPr>
          <w:szCs w:val="24"/>
        </w:rPr>
        <w:t>do o que foi inserido no campo B</w:t>
      </w:r>
      <w:r w:rsidRPr="00863F85">
        <w:rPr>
          <w:szCs w:val="24"/>
        </w:rPr>
        <w:t>usca.</w:t>
      </w:r>
    </w:p>
    <w:p w14:paraId="2B71F478" w14:textId="77777777" w:rsidR="0040012A" w:rsidRPr="00863F85" w:rsidRDefault="0040012A" w:rsidP="00863F85">
      <w:pPr>
        <w:pStyle w:val="PargrafodaLista"/>
        <w:numPr>
          <w:ilvl w:val="0"/>
          <w:numId w:val="34"/>
        </w:numPr>
        <w:rPr>
          <w:szCs w:val="24"/>
        </w:rPr>
      </w:pPr>
      <w:r w:rsidRPr="00863F85">
        <w:rPr>
          <w:szCs w:val="24"/>
        </w:rPr>
        <w:t>Ao buscar por Horário de Funcionamento, aparecerá uma lista com os horários de funcionamento padrões.</w:t>
      </w:r>
    </w:p>
    <w:p w14:paraId="4DBC68E0" w14:textId="77777777" w:rsidR="00632E4A" w:rsidRPr="00632E4A" w:rsidRDefault="0040012A" w:rsidP="00863F85">
      <w:pPr>
        <w:pStyle w:val="PargrafodaLista"/>
        <w:numPr>
          <w:ilvl w:val="0"/>
          <w:numId w:val="34"/>
        </w:numPr>
      </w:pPr>
      <w:r w:rsidRPr="00863F85">
        <w:rPr>
          <w:szCs w:val="24"/>
        </w:rPr>
        <w:t>Ao buscar por I</w:t>
      </w:r>
      <w:r w:rsidR="00CB2E04">
        <w:rPr>
          <w:szCs w:val="24"/>
        </w:rPr>
        <w:t>tem, a pesquisa</w:t>
      </w:r>
      <w:r w:rsidR="0086508A" w:rsidRPr="00863F85">
        <w:rPr>
          <w:szCs w:val="24"/>
        </w:rPr>
        <w:t xml:space="preserve"> será filtrada por i</w:t>
      </w:r>
      <w:r w:rsidRPr="00863F85">
        <w:rPr>
          <w:szCs w:val="24"/>
        </w:rPr>
        <w:t>tens contendo o que foi inserido no campo busca.</w:t>
      </w:r>
    </w:p>
    <w:p w14:paraId="50102594" w14:textId="77777777" w:rsidR="00632E4A" w:rsidRDefault="00632E4A" w:rsidP="00632E4A">
      <w:pPr>
        <w:pStyle w:val="PargrafodaLista"/>
        <w:ind w:firstLine="0"/>
      </w:pPr>
    </w:p>
    <w:p w14:paraId="167E6E31" w14:textId="77777777" w:rsidR="00350E7F" w:rsidRDefault="00630D1B" w:rsidP="00632E4A">
      <w:pPr>
        <w:ind w:left="360" w:firstLine="0"/>
      </w:pPr>
      <w:r>
        <w:rPr>
          <w:noProof/>
          <w:lang w:eastAsia="pt-BR"/>
        </w:rPr>
        <w:drawing>
          <wp:inline distT="0" distB="0" distL="0" distR="0" wp14:anchorId="0395AFF3" wp14:editId="2428ACAD">
            <wp:extent cx="5760085" cy="2835041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17-11-22 at 00.39.35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5C9D43" w:rsidRPr="665C9D43">
        <w:t xml:space="preserve"> </w:t>
      </w:r>
    </w:p>
    <w:p w14:paraId="0B5615F6" w14:textId="77777777" w:rsidR="009F477C" w:rsidRDefault="009F477C" w:rsidP="0040012A">
      <w:pPr>
        <w:ind w:left="0" w:firstLine="0"/>
        <w:rPr>
          <w:szCs w:val="24"/>
        </w:rPr>
      </w:pPr>
    </w:p>
    <w:p w14:paraId="00952EC6" w14:textId="77777777" w:rsidR="00B53435" w:rsidRDefault="00B53435" w:rsidP="0040012A">
      <w:pPr>
        <w:ind w:left="0" w:firstLine="0"/>
        <w:rPr>
          <w:b/>
          <w:szCs w:val="24"/>
        </w:rPr>
      </w:pPr>
    </w:p>
    <w:p w14:paraId="76302271" w14:textId="77777777" w:rsidR="00DC6667" w:rsidRDefault="00DC6667" w:rsidP="00DC6667">
      <w:pPr>
        <w:pStyle w:val="PargrafodaLista"/>
        <w:ind w:left="1224" w:firstLine="0"/>
        <w:rPr>
          <w:b/>
          <w:szCs w:val="24"/>
        </w:rPr>
      </w:pPr>
    </w:p>
    <w:p w14:paraId="2FA631F4" w14:textId="77777777" w:rsidR="00C52561" w:rsidRPr="00C52561" w:rsidRDefault="00C52561" w:rsidP="00C52561">
      <w:pPr>
        <w:pStyle w:val="PargrafodaLista"/>
        <w:keepNext/>
        <w:keepLines/>
        <w:numPr>
          <w:ilvl w:val="0"/>
          <w:numId w:val="42"/>
        </w:numPr>
        <w:spacing w:line="240" w:lineRule="auto"/>
        <w:ind w:right="-15"/>
        <w:contextualSpacing w:val="0"/>
        <w:jc w:val="left"/>
        <w:outlineLvl w:val="1"/>
        <w:rPr>
          <w:rFonts w:cs="Times New Roman"/>
          <w:b/>
          <w:vanish/>
          <w:szCs w:val="20"/>
          <w:lang w:eastAsia="pt-BR"/>
        </w:rPr>
      </w:pPr>
      <w:bookmarkStart w:id="195" w:name="_Toc497683629"/>
      <w:bookmarkStart w:id="196" w:name="_Toc497683889"/>
      <w:bookmarkStart w:id="197" w:name="_Toc497684074"/>
      <w:bookmarkStart w:id="198" w:name="_Toc497684136"/>
      <w:bookmarkStart w:id="199" w:name="_Toc499122401"/>
      <w:bookmarkStart w:id="200" w:name="_Toc499122447"/>
      <w:bookmarkStart w:id="201" w:name="_Toc499123327"/>
      <w:bookmarkStart w:id="202" w:name="_Toc499130678"/>
      <w:bookmarkStart w:id="203" w:name="_Toc499130712"/>
      <w:bookmarkStart w:id="204" w:name="_Toc499130795"/>
      <w:bookmarkStart w:id="205" w:name="_Toc499130875"/>
      <w:bookmarkStart w:id="206" w:name="_Toc499727740"/>
      <w:bookmarkStart w:id="207" w:name="_Toc499727786"/>
      <w:bookmarkStart w:id="208" w:name="_Toc499727820"/>
      <w:bookmarkStart w:id="209" w:name="_Toc499728387"/>
      <w:bookmarkStart w:id="210" w:name="_Toc499730087"/>
      <w:bookmarkStart w:id="211" w:name="_Toc509492520"/>
      <w:bookmarkStart w:id="212" w:name="_Toc509492596"/>
      <w:bookmarkStart w:id="213" w:name="_Toc509493002"/>
      <w:bookmarkStart w:id="214" w:name="_Toc509494223"/>
      <w:bookmarkStart w:id="215" w:name="_Toc509494395"/>
      <w:bookmarkStart w:id="216" w:name="_Toc509494512"/>
      <w:bookmarkStart w:id="217" w:name="_Toc517342772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</w:p>
    <w:p w14:paraId="15D7280C" w14:textId="77777777" w:rsidR="00C52561" w:rsidRPr="00C52561" w:rsidRDefault="00C52561" w:rsidP="00C52561">
      <w:pPr>
        <w:pStyle w:val="PargrafodaLista"/>
        <w:keepNext/>
        <w:keepLines/>
        <w:numPr>
          <w:ilvl w:val="0"/>
          <w:numId w:val="42"/>
        </w:numPr>
        <w:spacing w:line="240" w:lineRule="auto"/>
        <w:ind w:right="-15"/>
        <w:contextualSpacing w:val="0"/>
        <w:jc w:val="left"/>
        <w:outlineLvl w:val="1"/>
        <w:rPr>
          <w:rFonts w:cs="Times New Roman"/>
          <w:b/>
          <w:vanish/>
          <w:szCs w:val="20"/>
          <w:lang w:eastAsia="pt-BR"/>
        </w:rPr>
      </w:pPr>
      <w:bookmarkStart w:id="218" w:name="_Toc497683630"/>
      <w:bookmarkStart w:id="219" w:name="_Toc497683890"/>
      <w:bookmarkStart w:id="220" w:name="_Toc497684075"/>
      <w:bookmarkStart w:id="221" w:name="_Toc497684137"/>
      <w:bookmarkStart w:id="222" w:name="_Toc499122402"/>
      <w:bookmarkStart w:id="223" w:name="_Toc499122448"/>
      <w:bookmarkStart w:id="224" w:name="_Toc499123328"/>
      <w:bookmarkStart w:id="225" w:name="_Toc499130679"/>
      <w:bookmarkStart w:id="226" w:name="_Toc499130713"/>
      <w:bookmarkStart w:id="227" w:name="_Toc499130796"/>
      <w:bookmarkStart w:id="228" w:name="_Toc499130876"/>
      <w:bookmarkStart w:id="229" w:name="_Toc499727741"/>
      <w:bookmarkStart w:id="230" w:name="_Toc499727787"/>
      <w:bookmarkStart w:id="231" w:name="_Toc499727821"/>
      <w:bookmarkStart w:id="232" w:name="_Toc499728388"/>
      <w:bookmarkStart w:id="233" w:name="_Toc499730088"/>
      <w:bookmarkStart w:id="234" w:name="_Toc509492521"/>
      <w:bookmarkStart w:id="235" w:name="_Toc509492597"/>
      <w:bookmarkStart w:id="236" w:name="_Toc509493003"/>
      <w:bookmarkStart w:id="237" w:name="_Toc509494224"/>
      <w:bookmarkStart w:id="238" w:name="_Toc509494396"/>
      <w:bookmarkStart w:id="239" w:name="_Toc509494513"/>
      <w:bookmarkStart w:id="240" w:name="_Toc517342773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 w14:paraId="7A2815FE" w14:textId="77777777" w:rsidR="00C52561" w:rsidRPr="00C52561" w:rsidRDefault="00C52561" w:rsidP="00C52561">
      <w:pPr>
        <w:pStyle w:val="PargrafodaLista"/>
        <w:keepNext/>
        <w:keepLines/>
        <w:numPr>
          <w:ilvl w:val="1"/>
          <w:numId w:val="42"/>
        </w:numPr>
        <w:spacing w:line="240" w:lineRule="auto"/>
        <w:ind w:right="-15"/>
        <w:contextualSpacing w:val="0"/>
        <w:jc w:val="left"/>
        <w:outlineLvl w:val="1"/>
        <w:rPr>
          <w:rFonts w:cs="Times New Roman"/>
          <w:b/>
          <w:vanish/>
          <w:szCs w:val="20"/>
          <w:lang w:eastAsia="pt-BR"/>
        </w:rPr>
      </w:pPr>
      <w:bookmarkStart w:id="241" w:name="_Toc497683631"/>
      <w:bookmarkStart w:id="242" w:name="_Toc497683891"/>
      <w:bookmarkStart w:id="243" w:name="_Toc497684076"/>
      <w:bookmarkStart w:id="244" w:name="_Toc497684138"/>
      <w:bookmarkStart w:id="245" w:name="_Toc499122403"/>
      <w:bookmarkStart w:id="246" w:name="_Toc499122449"/>
      <w:bookmarkStart w:id="247" w:name="_Toc499123329"/>
      <w:bookmarkStart w:id="248" w:name="_Toc499130680"/>
      <w:bookmarkStart w:id="249" w:name="_Toc499130714"/>
      <w:bookmarkStart w:id="250" w:name="_Toc499130797"/>
      <w:bookmarkStart w:id="251" w:name="_Toc499130877"/>
      <w:bookmarkStart w:id="252" w:name="_Toc499727742"/>
      <w:bookmarkStart w:id="253" w:name="_Toc499727788"/>
      <w:bookmarkStart w:id="254" w:name="_Toc499727822"/>
      <w:bookmarkStart w:id="255" w:name="_Toc499728389"/>
      <w:bookmarkStart w:id="256" w:name="_Toc499730089"/>
      <w:bookmarkStart w:id="257" w:name="_Toc509492522"/>
      <w:bookmarkStart w:id="258" w:name="_Toc509492598"/>
      <w:bookmarkStart w:id="259" w:name="_Toc509493004"/>
      <w:bookmarkStart w:id="260" w:name="_Toc509494225"/>
      <w:bookmarkStart w:id="261" w:name="_Toc509494397"/>
      <w:bookmarkStart w:id="262" w:name="_Toc509494514"/>
      <w:bookmarkStart w:id="263" w:name="_Toc517342774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</w:p>
    <w:p w14:paraId="6EE0B5F8" w14:textId="77777777" w:rsidR="00552DF3" w:rsidRDefault="00552DF3">
      <w:pPr>
        <w:spacing w:line="240" w:lineRule="auto"/>
        <w:ind w:left="0" w:firstLine="0"/>
        <w:jc w:val="left"/>
        <w:rPr>
          <w:rFonts w:cs="Times New Roman"/>
          <w:b/>
          <w:szCs w:val="20"/>
          <w:lang w:eastAsia="pt-BR"/>
        </w:rPr>
      </w:pPr>
      <w:r>
        <w:br w:type="page"/>
      </w:r>
    </w:p>
    <w:p w14:paraId="3DB1DF4F" w14:textId="26572EBE" w:rsidR="009F477C" w:rsidRPr="00DC6667" w:rsidRDefault="007F0668" w:rsidP="00DF36B6">
      <w:pPr>
        <w:pStyle w:val="Ttulo2"/>
        <w:ind w:left="720" w:firstLine="0"/>
      </w:pPr>
      <w:bookmarkStart w:id="264" w:name="_Toc517342775"/>
      <w:r>
        <w:lastRenderedPageBreak/>
        <w:t>5.3</w:t>
      </w:r>
      <w:r w:rsidR="00DF36B6">
        <w:t xml:space="preserve"> </w:t>
      </w:r>
      <w:r w:rsidR="009F2FB4" w:rsidRPr="00DC6667">
        <w:t>Dar feedback</w:t>
      </w:r>
      <w:bookmarkEnd w:id="264"/>
      <w:r w:rsidR="009F2FB4" w:rsidRPr="00DC6667">
        <w:tab/>
      </w:r>
    </w:p>
    <w:p w14:paraId="6BD0A90C" w14:textId="77777777" w:rsidR="00734BBE" w:rsidRPr="00DC6667" w:rsidRDefault="00734BBE" w:rsidP="00863F85">
      <w:pPr>
        <w:pStyle w:val="PargrafodaLista"/>
        <w:numPr>
          <w:ilvl w:val="0"/>
          <w:numId w:val="35"/>
        </w:numPr>
        <w:rPr>
          <w:szCs w:val="24"/>
        </w:rPr>
      </w:pPr>
      <w:r w:rsidRPr="00DC6667">
        <w:rPr>
          <w:szCs w:val="24"/>
        </w:rPr>
        <w:t>Nessa tela o Usuário Comum pode</w:t>
      </w:r>
      <w:r w:rsidR="00AA0E30" w:rsidRPr="00DC6667">
        <w:rPr>
          <w:szCs w:val="24"/>
        </w:rPr>
        <w:t xml:space="preserve"> avaliar a empresa ou </w:t>
      </w:r>
      <w:r w:rsidR="00CB2E04">
        <w:rPr>
          <w:szCs w:val="24"/>
        </w:rPr>
        <w:t xml:space="preserve">o </w:t>
      </w:r>
      <w:r w:rsidR="00AA0E30" w:rsidRPr="00DC6667">
        <w:rPr>
          <w:szCs w:val="24"/>
        </w:rPr>
        <w:t>i</w:t>
      </w:r>
      <w:r w:rsidR="0046679A" w:rsidRPr="00DC6667">
        <w:rPr>
          <w:szCs w:val="24"/>
        </w:rPr>
        <w:t>tem.</w:t>
      </w:r>
    </w:p>
    <w:p w14:paraId="3EF218E9" w14:textId="77777777" w:rsidR="0046679A" w:rsidRPr="00DC6667" w:rsidRDefault="0046679A" w:rsidP="00863F85">
      <w:pPr>
        <w:pStyle w:val="PargrafodaLista"/>
        <w:numPr>
          <w:ilvl w:val="0"/>
          <w:numId w:val="35"/>
        </w:numPr>
        <w:rPr>
          <w:szCs w:val="24"/>
        </w:rPr>
      </w:pPr>
      <w:r w:rsidRPr="00DC6667">
        <w:rPr>
          <w:szCs w:val="24"/>
        </w:rPr>
        <w:t>Apenas usuários do tipo Comum tem acess</w:t>
      </w:r>
      <w:r w:rsidR="00AA0E30" w:rsidRPr="00DC6667">
        <w:rPr>
          <w:szCs w:val="24"/>
        </w:rPr>
        <w:t>o a ess</w:t>
      </w:r>
      <w:r w:rsidRPr="00DC6667">
        <w:rPr>
          <w:szCs w:val="24"/>
        </w:rPr>
        <w:t>a tela.</w:t>
      </w:r>
    </w:p>
    <w:p w14:paraId="68B27DAE" w14:textId="77777777" w:rsidR="0046679A" w:rsidRPr="00DC6667" w:rsidRDefault="0046679A" w:rsidP="00863F85">
      <w:pPr>
        <w:pStyle w:val="PargrafodaLista"/>
        <w:numPr>
          <w:ilvl w:val="0"/>
          <w:numId w:val="35"/>
        </w:numPr>
        <w:rPr>
          <w:szCs w:val="24"/>
        </w:rPr>
      </w:pPr>
      <w:r w:rsidRPr="00DC6667">
        <w:rPr>
          <w:szCs w:val="24"/>
        </w:rPr>
        <w:t>A tela Dar Feedback é chamada quando o botão Dar Fee</w:t>
      </w:r>
      <w:r w:rsidR="00AA0E30" w:rsidRPr="00DC6667">
        <w:rPr>
          <w:szCs w:val="24"/>
        </w:rPr>
        <w:t>dback, em qualquer item ou e</w:t>
      </w:r>
      <w:r w:rsidRPr="00DC6667">
        <w:rPr>
          <w:szCs w:val="24"/>
        </w:rPr>
        <w:t>mpresa, é pressionado.</w:t>
      </w:r>
    </w:p>
    <w:p w14:paraId="228C70A7" w14:textId="77777777" w:rsidR="0046679A" w:rsidRPr="00DC6667" w:rsidRDefault="0046679A" w:rsidP="00863F85">
      <w:pPr>
        <w:pStyle w:val="PargrafodaLista"/>
        <w:numPr>
          <w:ilvl w:val="0"/>
          <w:numId w:val="35"/>
        </w:numPr>
        <w:rPr>
          <w:szCs w:val="24"/>
        </w:rPr>
      </w:pPr>
      <w:r w:rsidRPr="00DC6667">
        <w:rPr>
          <w:szCs w:val="24"/>
        </w:rPr>
        <w:t>O usuário pode visualizar cardá</w:t>
      </w:r>
      <w:r w:rsidR="00AA0E30" w:rsidRPr="00DC6667">
        <w:rPr>
          <w:szCs w:val="24"/>
        </w:rPr>
        <w:t>pio, caso esteja avaliando uma e</w:t>
      </w:r>
      <w:r w:rsidRPr="00DC6667">
        <w:rPr>
          <w:szCs w:val="24"/>
        </w:rPr>
        <w:t>mpresa, clicando no botão Cardápio.</w:t>
      </w:r>
    </w:p>
    <w:p w14:paraId="00CA747D" w14:textId="77777777" w:rsidR="0046679A" w:rsidRPr="00DC6667" w:rsidRDefault="00AA0E30" w:rsidP="00863F85">
      <w:pPr>
        <w:pStyle w:val="PargrafodaLista"/>
        <w:numPr>
          <w:ilvl w:val="0"/>
          <w:numId w:val="35"/>
        </w:numPr>
        <w:rPr>
          <w:szCs w:val="24"/>
        </w:rPr>
      </w:pPr>
      <w:r w:rsidRPr="00DC6667">
        <w:rPr>
          <w:szCs w:val="24"/>
        </w:rPr>
        <w:t>O usuário pode visualizar os f</w:t>
      </w:r>
      <w:r w:rsidR="0046679A" w:rsidRPr="00DC6667">
        <w:rPr>
          <w:szCs w:val="24"/>
        </w:rPr>
        <w:t>eed</w:t>
      </w:r>
      <w:r w:rsidRPr="00DC6667">
        <w:rPr>
          <w:szCs w:val="24"/>
        </w:rPr>
        <w:t>backs de outros usuários, para a mesma empresa ou i</w:t>
      </w:r>
      <w:r w:rsidR="0046679A" w:rsidRPr="00DC6667">
        <w:rPr>
          <w:szCs w:val="24"/>
        </w:rPr>
        <w:t>tem, clicando em Avaliações.</w:t>
      </w:r>
    </w:p>
    <w:p w14:paraId="71E38D43" w14:textId="77777777" w:rsidR="00632E4A" w:rsidRPr="00863F85" w:rsidRDefault="00632E4A" w:rsidP="00632E4A">
      <w:pPr>
        <w:pStyle w:val="PargrafodaLista"/>
        <w:ind w:firstLine="0"/>
        <w:rPr>
          <w:szCs w:val="24"/>
        </w:rPr>
      </w:pPr>
    </w:p>
    <w:p w14:paraId="41AF49D6" w14:textId="77777777" w:rsidR="00350E7F" w:rsidRDefault="00630D1B" w:rsidP="0046679A">
      <w:pPr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28E65AD9" wp14:editId="74649B75">
            <wp:extent cx="5760085" cy="283504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17-11-22 at 00.40.05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5C9D43" w:rsidRPr="665C9D43">
        <w:rPr>
          <w:szCs w:val="24"/>
        </w:rPr>
        <w:t xml:space="preserve"> </w:t>
      </w:r>
    </w:p>
    <w:p w14:paraId="7CB07DEA" w14:textId="77777777" w:rsidR="00630D1B" w:rsidRDefault="00630D1B" w:rsidP="0046679A">
      <w:pPr>
        <w:rPr>
          <w:szCs w:val="24"/>
        </w:rPr>
      </w:pPr>
    </w:p>
    <w:p w14:paraId="19DB7EC9" w14:textId="77777777" w:rsidR="00552DF3" w:rsidRDefault="00552DF3">
      <w:pPr>
        <w:spacing w:line="240" w:lineRule="auto"/>
        <w:ind w:left="0" w:firstLine="0"/>
        <w:jc w:val="left"/>
        <w:rPr>
          <w:rFonts w:cs="Times New Roman"/>
          <w:b/>
          <w:szCs w:val="20"/>
          <w:lang w:eastAsia="pt-BR"/>
        </w:rPr>
      </w:pPr>
      <w:r>
        <w:br w:type="page"/>
      </w:r>
    </w:p>
    <w:p w14:paraId="149B9367" w14:textId="1793DA0E" w:rsidR="00630D1B" w:rsidRDefault="007F0668" w:rsidP="00DF36B6">
      <w:pPr>
        <w:pStyle w:val="Ttulo2"/>
        <w:ind w:left="720" w:firstLine="0"/>
      </w:pPr>
      <w:bookmarkStart w:id="265" w:name="_Toc517342776"/>
      <w:r>
        <w:lastRenderedPageBreak/>
        <w:t>5.4</w:t>
      </w:r>
      <w:r w:rsidR="00DF36B6">
        <w:t xml:space="preserve"> </w:t>
      </w:r>
      <w:r w:rsidR="0078349F" w:rsidRPr="0078349F">
        <w:t>Tela Inicial</w:t>
      </w:r>
      <w:bookmarkEnd w:id="265"/>
    </w:p>
    <w:p w14:paraId="2F729A9B" w14:textId="77777777" w:rsidR="006B0DE1" w:rsidRDefault="001E5D93" w:rsidP="001E5D93">
      <w:pPr>
        <w:pStyle w:val="PargrafodaLista"/>
        <w:numPr>
          <w:ilvl w:val="0"/>
          <w:numId w:val="43"/>
        </w:numPr>
        <w:rPr>
          <w:szCs w:val="24"/>
        </w:rPr>
      </w:pPr>
      <w:r>
        <w:rPr>
          <w:szCs w:val="24"/>
        </w:rPr>
        <w:t>N</w:t>
      </w:r>
      <w:r w:rsidRPr="001E5D93">
        <w:rPr>
          <w:szCs w:val="24"/>
        </w:rPr>
        <w:t xml:space="preserve">essa tela </w:t>
      </w:r>
      <w:r w:rsidR="00CB2E04">
        <w:rPr>
          <w:szCs w:val="24"/>
        </w:rPr>
        <w:t>inicial,</w:t>
      </w:r>
      <w:r>
        <w:rPr>
          <w:szCs w:val="24"/>
        </w:rPr>
        <w:t xml:space="preserve"> </w:t>
      </w:r>
      <w:r w:rsidR="00CB2E04">
        <w:rPr>
          <w:szCs w:val="24"/>
        </w:rPr>
        <w:t>todos os tipos de usuário têm acesso</w:t>
      </w:r>
      <w:r>
        <w:rPr>
          <w:szCs w:val="24"/>
        </w:rPr>
        <w:t>.</w:t>
      </w:r>
    </w:p>
    <w:p w14:paraId="5AA1EB06" w14:textId="77777777" w:rsidR="001E5D93" w:rsidRDefault="001E5D93" w:rsidP="001E5D93">
      <w:pPr>
        <w:pStyle w:val="PargrafodaLista"/>
        <w:numPr>
          <w:ilvl w:val="0"/>
          <w:numId w:val="43"/>
        </w:numPr>
        <w:rPr>
          <w:szCs w:val="24"/>
        </w:rPr>
      </w:pPr>
      <w:r>
        <w:rPr>
          <w:szCs w:val="24"/>
        </w:rPr>
        <w:t>As fotos dos itens de destaque da semana ficam visíveis na parte superior.</w:t>
      </w:r>
    </w:p>
    <w:p w14:paraId="10C2204C" w14:textId="77777777" w:rsidR="001E5D93" w:rsidRDefault="001E5D93" w:rsidP="001E5D93">
      <w:pPr>
        <w:pStyle w:val="PargrafodaLista"/>
        <w:numPr>
          <w:ilvl w:val="0"/>
          <w:numId w:val="43"/>
        </w:numPr>
        <w:rPr>
          <w:szCs w:val="24"/>
        </w:rPr>
      </w:pPr>
      <w:r>
        <w:rPr>
          <w:szCs w:val="24"/>
        </w:rPr>
        <w:t>O Item melhor avaliado fica disponível como um atalho, constando as informações da empresa e do produto.</w:t>
      </w:r>
    </w:p>
    <w:p w14:paraId="025DB24B" w14:textId="77777777" w:rsidR="00552DF3" w:rsidRDefault="001E5D93" w:rsidP="00552DF3">
      <w:pPr>
        <w:pStyle w:val="PargrafodaLista"/>
        <w:numPr>
          <w:ilvl w:val="0"/>
          <w:numId w:val="43"/>
        </w:numPr>
        <w:rPr>
          <w:szCs w:val="24"/>
        </w:rPr>
      </w:pPr>
      <w:r w:rsidRPr="00552DF3">
        <w:rPr>
          <w:szCs w:val="24"/>
        </w:rPr>
        <w:t>Nesta mesma tela, fica acessível os botões C</w:t>
      </w:r>
      <w:r w:rsidR="00CB2E04">
        <w:rPr>
          <w:szCs w:val="24"/>
        </w:rPr>
        <w:t xml:space="preserve">adastrar-se, Buscar </w:t>
      </w:r>
      <w:r w:rsidR="00552DF3" w:rsidRPr="00552DF3">
        <w:rPr>
          <w:szCs w:val="24"/>
        </w:rPr>
        <w:t>e</w:t>
      </w:r>
      <w:r w:rsidRPr="00552DF3">
        <w:rPr>
          <w:szCs w:val="24"/>
        </w:rPr>
        <w:t xml:space="preserve"> Entrar</w:t>
      </w:r>
      <w:r w:rsidR="00552DF3">
        <w:rPr>
          <w:szCs w:val="24"/>
        </w:rPr>
        <w:t>.</w:t>
      </w:r>
    </w:p>
    <w:p w14:paraId="5F8DA0F0" w14:textId="77777777" w:rsidR="001E5D93" w:rsidRPr="00552DF3" w:rsidRDefault="001E5D93" w:rsidP="00552DF3">
      <w:pPr>
        <w:pStyle w:val="PargrafodaLista"/>
        <w:numPr>
          <w:ilvl w:val="0"/>
          <w:numId w:val="43"/>
        </w:numPr>
        <w:rPr>
          <w:szCs w:val="24"/>
        </w:rPr>
      </w:pPr>
      <w:r w:rsidRPr="00552DF3">
        <w:rPr>
          <w:szCs w:val="24"/>
        </w:rPr>
        <w:t>Fica também disponível</w:t>
      </w:r>
      <w:r w:rsidR="00552DF3" w:rsidRPr="00552DF3">
        <w:rPr>
          <w:szCs w:val="24"/>
        </w:rPr>
        <w:t>, nessa e em todas as telas,</w:t>
      </w:r>
      <w:r w:rsidRPr="00552DF3">
        <w:rPr>
          <w:szCs w:val="24"/>
        </w:rPr>
        <w:t xml:space="preserve"> o</w:t>
      </w:r>
      <w:r w:rsidR="00FC5D9A">
        <w:rPr>
          <w:szCs w:val="24"/>
        </w:rPr>
        <w:t>s botões</w:t>
      </w:r>
      <w:r w:rsidRPr="00552DF3">
        <w:rPr>
          <w:szCs w:val="24"/>
        </w:rPr>
        <w:t xml:space="preserve"> Início</w:t>
      </w:r>
      <w:r w:rsidR="00CB2E04">
        <w:rPr>
          <w:szCs w:val="24"/>
        </w:rPr>
        <w:t>,</w:t>
      </w:r>
      <w:r w:rsidR="00552DF3" w:rsidRPr="00552DF3">
        <w:rPr>
          <w:szCs w:val="24"/>
        </w:rPr>
        <w:t xml:space="preserve"> Cardápio e Empresa.</w:t>
      </w:r>
    </w:p>
    <w:p w14:paraId="57641225" w14:textId="77777777" w:rsidR="005B07F2" w:rsidRDefault="001E5D93" w:rsidP="005B07F2">
      <w:pPr>
        <w:ind w:right="-15"/>
        <w:rPr>
          <w:bCs/>
          <w:szCs w:val="24"/>
        </w:rPr>
      </w:pPr>
      <w:r>
        <w:rPr>
          <w:b/>
          <w:bCs/>
          <w:noProof/>
          <w:szCs w:val="24"/>
          <w:lang w:eastAsia="pt-BR"/>
        </w:rPr>
        <w:drawing>
          <wp:inline distT="0" distB="0" distL="0" distR="0" wp14:anchorId="49053322" wp14:editId="4A551E17">
            <wp:extent cx="5760085" cy="2830541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17-11-22 at 00.41.09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090F" w14:textId="77777777" w:rsidR="005B07F2" w:rsidRDefault="005B07F2" w:rsidP="005B07F2">
      <w:pPr>
        <w:ind w:right="-15"/>
        <w:rPr>
          <w:bCs/>
          <w:szCs w:val="24"/>
        </w:rPr>
        <w:sectPr w:rsidR="005B07F2" w:rsidSect="009A12C6">
          <w:pgSz w:w="11906" w:h="16838"/>
          <w:pgMar w:top="1701" w:right="1134" w:bottom="1134" w:left="1701" w:header="720" w:footer="720" w:gutter="0"/>
          <w:cols w:space="720"/>
        </w:sectPr>
      </w:pPr>
    </w:p>
    <w:p w14:paraId="1C7D4258" w14:textId="0ACF2AF0" w:rsidR="00BD004C" w:rsidRDefault="007F0668" w:rsidP="00DF36B6">
      <w:pPr>
        <w:pStyle w:val="Ttulo2"/>
        <w:ind w:left="0" w:firstLine="708"/>
      </w:pPr>
      <w:bookmarkStart w:id="266" w:name="_Toc517342777"/>
      <w:r>
        <w:lastRenderedPageBreak/>
        <w:t>5.5</w:t>
      </w:r>
      <w:r w:rsidR="005B07F2">
        <w:t xml:space="preserve"> Validar empresa</w:t>
      </w:r>
      <w:bookmarkEnd w:id="266"/>
    </w:p>
    <w:p w14:paraId="0C66DECC" w14:textId="77777777" w:rsidR="005B07F2" w:rsidRPr="00DC6667" w:rsidRDefault="00E57D8A" w:rsidP="005B07F2">
      <w:pPr>
        <w:pStyle w:val="PargrafodaLista"/>
        <w:numPr>
          <w:ilvl w:val="0"/>
          <w:numId w:val="44"/>
        </w:numPr>
        <w:rPr>
          <w:szCs w:val="24"/>
        </w:rPr>
      </w:pPr>
      <w:r>
        <w:rPr>
          <w:szCs w:val="24"/>
        </w:rPr>
        <w:t>Nessa tela o Usuário Administrador</w:t>
      </w:r>
      <w:r w:rsidR="005B07F2" w:rsidRPr="00DC6667">
        <w:rPr>
          <w:szCs w:val="24"/>
        </w:rPr>
        <w:t xml:space="preserve"> pode</w:t>
      </w:r>
      <w:r>
        <w:rPr>
          <w:szCs w:val="24"/>
        </w:rPr>
        <w:t xml:space="preserve"> </w:t>
      </w:r>
      <w:r w:rsidR="005B07F2" w:rsidRPr="00DC6667">
        <w:rPr>
          <w:szCs w:val="24"/>
        </w:rPr>
        <w:t>vali</w:t>
      </w:r>
      <w:r>
        <w:rPr>
          <w:szCs w:val="24"/>
        </w:rPr>
        <w:t>d</w:t>
      </w:r>
      <w:r w:rsidR="005B07F2" w:rsidRPr="00DC6667">
        <w:rPr>
          <w:szCs w:val="24"/>
        </w:rPr>
        <w:t>ar a empresa.</w:t>
      </w:r>
    </w:p>
    <w:p w14:paraId="617DEDC2" w14:textId="77777777" w:rsidR="005B07F2" w:rsidRPr="00DC6667" w:rsidRDefault="005B07F2" w:rsidP="005B07F2">
      <w:pPr>
        <w:pStyle w:val="PargrafodaLista"/>
        <w:numPr>
          <w:ilvl w:val="0"/>
          <w:numId w:val="44"/>
        </w:numPr>
        <w:rPr>
          <w:szCs w:val="24"/>
        </w:rPr>
      </w:pPr>
      <w:r w:rsidRPr="00DC6667">
        <w:rPr>
          <w:szCs w:val="24"/>
        </w:rPr>
        <w:t xml:space="preserve">Apenas usuários do tipo </w:t>
      </w:r>
      <w:r w:rsidR="00E57D8A">
        <w:rPr>
          <w:szCs w:val="24"/>
        </w:rPr>
        <w:t>Administrador</w:t>
      </w:r>
      <w:r w:rsidRPr="00DC6667">
        <w:rPr>
          <w:szCs w:val="24"/>
        </w:rPr>
        <w:t xml:space="preserve"> tem acesso a essa tela.</w:t>
      </w:r>
    </w:p>
    <w:p w14:paraId="3717076A" w14:textId="77777777" w:rsidR="005B07F2" w:rsidRPr="00DC6667" w:rsidRDefault="00E57D8A" w:rsidP="005B07F2">
      <w:pPr>
        <w:pStyle w:val="PargrafodaLista"/>
        <w:numPr>
          <w:ilvl w:val="0"/>
          <w:numId w:val="44"/>
        </w:numPr>
        <w:rPr>
          <w:szCs w:val="24"/>
        </w:rPr>
      </w:pPr>
      <w:r>
        <w:rPr>
          <w:szCs w:val="24"/>
        </w:rPr>
        <w:t>A tela Validar Empresa é usada quando alguma empresa é cadastrada no sistema</w:t>
      </w:r>
      <w:r w:rsidR="005B07F2" w:rsidRPr="00DC6667">
        <w:rPr>
          <w:szCs w:val="24"/>
        </w:rPr>
        <w:t>.</w:t>
      </w:r>
    </w:p>
    <w:p w14:paraId="0984427B" w14:textId="77777777" w:rsidR="005B07F2" w:rsidRDefault="005B07F2" w:rsidP="005B07F2">
      <w:pPr>
        <w:pStyle w:val="PargrafodaLista"/>
        <w:numPr>
          <w:ilvl w:val="0"/>
          <w:numId w:val="44"/>
        </w:numPr>
        <w:rPr>
          <w:szCs w:val="24"/>
        </w:rPr>
      </w:pPr>
      <w:r w:rsidRPr="00DC6667">
        <w:rPr>
          <w:szCs w:val="24"/>
        </w:rPr>
        <w:t xml:space="preserve">O </w:t>
      </w:r>
      <w:r w:rsidR="00E57D8A">
        <w:rPr>
          <w:szCs w:val="24"/>
        </w:rPr>
        <w:t>administrador</w:t>
      </w:r>
      <w:r w:rsidRPr="00DC6667">
        <w:rPr>
          <w:szCs w:val="24"/>
        </w:rPr>
        <w:t xml:space="preserve"> pode visualizar </w:t>
      </w:r>
      <w:r w:rsidR="00E57D8A">
        <w:rPr>
          <w:szCs w:val="24"/>
        </w:rPr>
        <w:t>a empresa, se estiver</w:t>
      </w:r>
      <w:r w:rsidRPr="00DC6667">
        <w:rPr>
          <w:szCs w:val="24"/>
        </w:rPr>
        <w:t xml:space="preserve"> </w:t>
      </w:r>
      <w:r w:rsidR="00E57D8A">
        <w:rPr>
          <w:szCs w:val="24"/>
        </w:rPr>
        <w:t>de acordo com o perfil é clicado no botão Validar, caso contrário é clicado no Reprovar.</w:t>
      </w:r>
    </w:p>
    <w:p w14:paraId="31F71B69" w14:textId="77777777" w:rsidR="000555F7" w:rsidRPr="000555F7" w:rsidRDefault="000555F7" w:rsidP="000555F7">
      <w:pPr>
        <w:ind w:left="0" w:firstLine="0"/>
        <w:rPr>
          <w:szCs w:val="24"/>
        </w:rPr>
      </w:pPr>
    </w:p>
    <w:p w14:paraId="6FE363DB" w14:textId="77777777" w:rsidR="0078349F" w:rsidRDefault="00173263" w:rsidP="00E57D8A">
      <w:pPr>
        <w:ind w:left="0" w:right="-15" w:firstLine="0"/>
        <w:rPr>
          <w:b/>
          <w:bCs/>
          <w:szCs w:val="24"/>
        </w:rPr>
      </w:pPr>
      <w:r>
        <w:rPr>
          <w:b/>
          <w:bCs/>
          <w:noProof/>
          <w:szCs w:val="24"/>
          <w:lang w:eastAsia="pt-BR"/>
        </w:rPr>
        <w:drawing>
          <wp:inline distT="0" distB="0" distL="0" distR="0" wp14:anchorId="2851EE22" wp14:editId="6FFDA872">
            <wp:extent cx="5760085" cy="282154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c26c67e-a6dd-4a61-953b-d3e932bdcb5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955B" w14:textId="77777777" w:rsidR="007F0668" w:rsidRDefault="007F0668">
      <w:pPr>
        <w:spacing w:line="240" w:lineRule="auto"/>
        <w:ind w:left="0" w:firstLine="0"/>
        <w:jc w:val="left"/>
        <w:rPr>
          <w:rFonts w:cs="Times New Roman"/>
          <w:b/>
          <w:sz w:val="28"/>
          <w:szCs w:val="20"/>
          <w:lang w:eastAsia="pt-BR"/>
        </w:rPr>
      </w:pPr>
      <w:r>
        <w:br w:type="page"/>
      </w:r>
    </w:p>
    <w:p w14:paraId="017ACB2A" w14:textId="457BB445" w:rsidR="004A28FC" w:rsidRDefault="007F0668" w:rsidP="00DF36B6">
      <w:pPr>
        <w:pStyle w:val="Ttulo1"/>
      </w:pPr>
      <w:bookmarkStart w:id="267" w:name="_Toc517342778"/>
      <w:r>
        <w:lastRenderedPageBreak/>
        <w:t>6.</w:t>
      </w:r>
      <w:r w:rsidR="00DF36B6">
        <w:t xml:space="preserve"> </w:t>
      </w:r>
      <w:r w:rsidR="004A28FC">
        <w:t>Diagramas</w:t>
      </w:r>
      <w:bookmarkEnd w:id="267"/>
    </w:p>
    <w:p w14:paraId="6E8A1B0D" w14:textId="14D4587A" w:rsidR="007F0668" w:rsidRPr="007F0668" w:rsidRDefault="007F0668" w:rsidP="007F0668">
      <w:pPr>
        <w:pStyle w:val="Ttulo2"/>
      </w:pPr>
      <w:r>
        <w:tab/>
      </w:r>
      <w:r>
        <w:tab/>
        <w:t xml:space="preserve">      </w:t>
      </w:r>
      <w:bookmarkStart w:id="268" w:name="_Toc517342779"/>
      <w:r>
        <w:t>6.1 Diagrama de Classes</w:t>
      </w:r>
      <w:bookmarkEnd w:id="268"/>
    </w:p>
    <w:p w14:paraId="5ED0AE72" w14:textId="26BA3D06" w:rsidR="004A28FC" w:rsidRDefault="00105451" w:rsidP="00F17C92">
      <w:pPr>
        <w:spacing w:line="239" w:lineRule="auto"/>
        <w:rPr>
          <w:lang w:eastAsia="pt-BR"/>
        </w:rPr>
      </w:pPr>
      <w:r>
        <w:rPr>
          <w:lang w:eastAsia="pt-BR"/>
        </w:rPr>
        <w:br w:type="textWrapping" w:clear="all"/>
      </w:r>
    </w:p>
    <w:p w14:paraId="5B07CC75" w14:textId="51C3DF34" w:rsidR="00987E88" w:rsidRDefault="00CC0B80" w:rsidP="006E7F33">
      <w:pPr>
        <w:ind w:firstLine="5"/>
        <w:jc w:val="left"/>
        <w:rPr>
          <w:rStyle w:val="Ttulo1Char"/>
        </w:rPr>
      </w:pPr>
      <w:r w:rsidRPr="00755ECA">
        <w:rPr>
          <w:noProof/>
          <w:lang w:eastAsia="pt-BR"/>
        </w:rPr>
        <w:drawing>
          <wp:anchor distT="0" distB="0" distL="114300" distR="114300" simplePos="0" relativeHeight="251657216" behindDoc="0" locked="0" layoutInCell="1" allowOverlap="1" wp14:anchorId="4D420301" wp14:editId="6256A76E">
            <wp:simplePos x="0" y="0"/>
            <wp:positionH relativeFrom="column">
              <wp:posOffset>1905</wp:posOffset>
            </wp:positionH>
            <wp:positionV relativeFrom="paragraph">
              <wp:posOffset>298450</wp:posOffset>
            </wp:positionV>
            <wp:extent cx="5364480" cy="3002280"/>
            <wp:effectExtent l="0" t="0" r="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ty\Desktop\diagramaclasse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408FD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4B39B360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34B47D4D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7554A945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1CBFE299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1C8B5310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60C13F5F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1F868B72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2B9F3FBE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6B478F38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5A79A18B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6C386062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460192E6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1FA12975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5C72CFB0" w14:textId="6165406F" w:rsidR="00987E88" w:rsidRPr="007F0668" w:rsidRDefault="007F0668" w:rsidP="007F0668">
      <w:pPr>
        <w:pStyle w:val="Ttulo2"/>
      </w:pPr>
      <w:bookmarkStart w:id="269" w:name="_Toc517342780"/>
      <w:r w:rsidRPr="007F0668">
        <w:t xml:space="preserve">6.2 </w:t>
      </w:r>
      <w:r w:rsidR="00060BA2" w:rsidRPr="007F0668">
        <w:t>Diagrama de Atividade</w:t>
      </w:r>
      <w:bookmarkEnd w:id="269"/>
    </w:p>
    <w:p w14:paraId="7CDF021C" w14:textId="57EEA117" w:rsidR="00987E88" w:rsidRPr="007F0668" w:rsidRDefault="00987E88" w:rsidP="007F0668">
      <w:pPr>
        <w:rPr>
          <w:rStyle w:val="Ttulo1Char"/>
          <w:sz w:val="24"/>
        </w:rPr>
      </w:pPr>
      <w:r w:rsidRPr="007F0668">
        <w:t xml:space="preserve">    </w:t>
      </w:r>
      <w:r w:rsidR="007F0668" w:rsidRPr="007F0668">
        <w:rPr>
          <w:b/>
        </w:rPr>
        <w:t>6</w:t>
      </w:r>
      <w:r w:rsidRPr="007F0668">
        <w:rPr>
          <w:b/>
        </w:rPr>
        <w:t>.2.1 Manter Cardápi</w:t>
      </w:r>
      <w:r w:rsidR="007F0668" w:rsidRPr="007F0668">
        <w:rPr>
          <w:b/>
        </w:rPr>
        <w:t>o</w:t>
      </w:r>
    </w:p>
    <w:p w14:paraId="06C1415B" w14:textId="157D92F8" w:rsidR="00060BA2" w:rsidRPr="00F17C92" w:rsidRDefault="00060BA2" w:rsidP="006E7F33">
      <w:pPr>
        <w:ind w:firstLine="5"/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F998EE5" wp14:editId="410BDF74">
            <wp:extent cx="5755005" cy="5099050"/>
            <wp:effectExtent l="0" t="0" r="0" b="0"/>
            <wp:docPr id="27" name="Imagem 27" descr="C:\Users\Daniele Xavier\AppData\Local\Microsoft\Windows\INetCache\Content.Word\Diagrama de Atividade Cardáp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e Xavier\AppData\Local\Microsoft\Windows\INetCache\Content.Word\Diagrama de Atividade Cardápio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509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59DD" w14:textId="77777777" w:rsidR="007F0668" w:rsidRDefault="007F0668">
      <w:pPr>
        <w:spacing w:line="240" w:lineRule="auto"/>
        <w:ind w:left="0" w:firstLine="0"/>
        <w:jc w:val="left"/>
        <w:rPr>
          <w:rFonts w:cs="Times New Roman"/>
          <w:b/>
          <w:szCs w:val="20"/>
          <w:lang w:eastAsia="pt-BR"/>
        </w:rPr>
      </w:pPr>
      <w:r>
        <w:br w:type="page"/>
      </w:r>
    </w:p>
    <w:p w14:paraId="3EF4FB41" w14:textId="3A9D7821" w:rsidR="00060BA2" w:rsidRDefault="007F0668" w:rsidP="007F0668">
      <w:pPr>
        <w:pStyle w:val="Ttulo2"/>
      </w:pPr>
      <w:bookmarkStart w:id="270" w:name="_Toc517342781"/>
      <w:r>
        <w:lastRenderedPageBreak/>
        <w:t>6</w:t>
      </w:r>
      <w:r w:rsidR="00060BA2">
        <w:t>.3 Diagrama de Sequência</w:t>
      </w:r>
      <w:bookmarkEnd w:id="270"/>
    </w:p>
    <w:p w14:paraId="5757B31F" w14:textId="1A66F021" w:rsidR="00060BA2" w:rsidRPr="007F0668" w:rsidRDefault="00060BA2" w:rsidP="007F0668">
      <w:pPr>
        <w:rPr>
          <w:b/>
        </w:rPr>
      </w:pPr>
      <w:r>
        <w:tab/>
      </w:r>
      <w:r w:rsidR="007F0668">
        <w:tab/>
      </w:r>
      <w:r w:rsidR="007F0668" w:rsidRPr="007F0668">
        <w:rPr>
          <w:b/>
        </w:rPr>
        <w:t xml:space="preserve">      6</w:t>
      </w:r>
      <w:r w:rsidRPr="007F0668">
        <w:rPr>
          <w:b/>
        </w:rPr>
        <w:t>.3.1 C</w:t>
      </w:r>
      <w:r w:rsidR="006464A1" w:rsidRPr="007F0668">
        <w:rPr>
          <w:b/>
        </w:rPr>
        <w:t>onta Administrador</w:t>
      </w:r>
    </w:p>
    <w:p w14:paraId="5A7F832D" w14:textId="77777777" w:rsidR="00060BA2" w:rsidRPr="006464A1" w:rsidRDefault="00060BA2" w:rsidP="006464A1">
      <w:r>
        <w:rPr>
          <w:noProof/>
          <w:lang w:eastAsia="pt-BR"/>
        </w:rPr>
        <w:drawing>
          <wp:inline distT="0" distB="0" distL="0" distR="0" wp14:anchorId="7F882D25" wp14:editId="47E6AF5E">
            <wp:extent cx="5775185" cy="55016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ele Xavier\AppData\Local\Microsoft\Windows\INetCache\Content.Word\Cadastrar Empresa - diagrama seq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160" cy="55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4A29" w14:textId="4DDE9826" w:rsidR="00060BA2" w:rsidRDefault="00060BA2" w:rsidP="665C9D43">
      <w:pPr>
        <w:ind w:right="-15"/>
        <w:rPr>
          <w:b/>
          <w:bCs/>
          <w:szCs w:val="24"/>
        </w:rPr>
      </w:pPr>
    </w:p>
    <w:p w14:paraId="6F7FD134" w14:textId="1589AB35" w:rsidR="002314AD" w:rsidRDefault="002314AD" w:rsidP="665C9D43">
      <w:pPr>
        <w:ind w:right="-15"/>
        <w:rPr>
          <w:b/>
          <w:bCs/>
          <w:szCs w:val="24"/>
        </w:rPr>
      </w:pPr>
    </w:p>
    <w:p w14:paraId="5D79D8B5" w14:textId="7D10DF06" w:rsidR="002314AD" w:rsidRDefault="002314AD" w:rsidP="665C9D43">
      <w:pPr>
        <w:ind w:right="-15"/>
        <w:rPr>
          <w:b/>
          <w:bCs/>
          <w:szCs w:val="24"/>
        </w:rPr>
      </w:pPr>
    </w:p>
    <w:p w14:paraId="0B48E6B0" w14:textId="703F7D1A" w:rsidR="002314AD" w:rsidRDefault="002314AD" w:rsidP="665C9D43">
      <w:pPr>
        <w:ind w:right="-15"/>
        <w:rPr>
          <w:b/>
          <w:bCs/>
          <w:szCs w:val="24"/>
        </w:rPr>
      </w:pPr>
    </w:p>
    <w:p w14:paraId="4EAF4CA0" w14:textId="16D0FF5F" w:rsidR="002314AD" w:rsidRDefault="002314AD" w:rsidP="665C9D43">
      <w:pPr>
        <w:ind w:right="-15"/>
        <w:rPr>
          <w:b/>
          <w:bCs/>
          <w:szCs w:val="24"/>
        </w:rPr>
      </w:pPr>
    </w:p>
    <w:p w14:paraId="6AE19742" w14:textId="65F27E0B" w:rsidR="002314AD" w:rsidRDefault="002314AD" w:rsidP="665C9D43">
      <w:pPr>
        <w:ind w:right="-15"/>
        <w:rPr>
          <w:b/>
          <w:bCs/>
          <w:szCs w:val="24"/>
        </w:rPr>
      </w:pPr>
    </w:p>
    <w:p w14:paraId="22DA581F" w14:textId="471E3A41" w:rsidR="002314AD" w:rsidRDefault="002314AD" w:rsidP="665C9D43">
      <w:pPr>
        <w:ind w:right="-15"/>
        <w:rPr>
          <w:b/>
          <w:bCs/>
          <w:szCs w:val="24"/>
        </w:rPr>
      </w:pPr>
    </w:p>
    <w:p w14:paraId="6DADB271" w14:textId="4D5B82F0" w:rsidR="002314AD" w:rsidRDefault="002314AD" w:rsidP="665C9D43">
      <w:pPr>
        <w:ind w:right="-15"/>
        <w:rPr>
          <w:b/>
          <w:bCs/>
          <w:szCs w:val="24"/>
        </w:rPr>
      </w:pPr>
    </w:p>
    <w:p w14:paraId="4ABB1A76" w14:textId="7E9F7481" w:rsidR="002314AD" w:rsidRDefault="002314AD" w:rsidP="665C9D43">
      <w:pPr>
        <w:ind w:right="-15"/>
        <w:rPr>
          <w:b/>
          <w:bCs/>
          <w:szCs w:val="24"/>
        </w:rPr>
      </w:pPr>
    </w:p>
    <w:p w14:paraId="46456E6D" w14:textId="2B12CE08" w:rsidR="002314AD" w:rsidRDefault="002314AD" w:rsidP="665C9D43">
      <w:pPr>
        <w:ind w:right="-15"/>
        <w:rPr>
          <w:b/>
          <w:bCs/>
          <w:szCs w:val="24"/>
        </w:rPr>
      </w:pPr>
    </w:p>
    <w:p w14:paraId="06DCD154" w14:textId="77777777" w:rsidR="002314AD" w:rsidRDefault="002314AD" w:rsidP="007F0668">
      <w:pPr>
        <w:ind w:left="0" w:right="-15" w:firstLine="0"/>
        <w:rPr>
          <w:b/>
          <w:bCs/>
          <w:szCs w:val="24"/>
        </w:rPr>
      </w:pPr>
    </w:p>
    <w:p w14:paraId="5C11E364" w14:textId="4AF1ABF5" w:rsidR="002314AD" w:rsidRDefault="007F0668" w:rsidP="002314AD">
      <w:pPr>
        <w:pStyle w:val="Ttulo1"/>
      </w:pPr>
      <w:bookmarkStart w:id="271" w:name="_Toc517342782"/>
      <w:r>
        <w:lastRenderedPageBreak/>
        <w:t>7</w:t>
      </w:r>
      <w:r w:rsidR="000B5504">
        <w:t>.</w:t>
      </w:r>
      <w:r w:rsidR="002314AD">
        <w:t xml:space="preserve"> Minimundo</w:t>
      </w:r>
      <w:bookmarkEnd w:id="271"/>
    </w:p>
    <w:p w14:paraId="354D4A65" w14:textId="77777777" w:rsidR="002314AD" w:rsidRDefault="002314AD" w:rsidP="002314AD"/>
    <w:p w14:paraId="712BE113" w14:textId="77777777" w:rsidR="002314AD" w:rsidRPr="00995275" w:rsidRDefault="002314AD" w:rsidP="002314AD">
      <w:pPr>
        <w:pStyle w:val="SemEspaamento"/>
        <w:spacing w:line="360" w:lineRule="auto"/>
        <w:ind w:firstLine="708"/>
        <w:rPr>
          <w:rStyle w:val="nfaseSutil"/>
          <w:rFonts w:ascii="Arial" w:hAnsi="Arial" w:cs="Arial"/>
          <w:i w:val="0"/>
          <w:color w:val="auto"/>
          <w:sz w:val="24"/>
          <w:szCs w:val="24"/>
        </w:rPr>
      </w:pPr>
      <w:r w:rsidRPr="00995275">
        <w:rPr>
          <w:rStyle w:val="nfaseSutil"/>
          <w:rFonts w:ascii="Arial" w:hAnsi="Arial" w:cs="Arial"/>
          <w:i w:val="0"/>
          <w:color w:val="auto"/>
          <w:sz w:val="24"/>
          <w:szCs w:val="24"/>
        </w:rPr>
        <w:t>O sistema desenvolvido deve auxiliar na busca por hamburguerias.</w:t>
      </w:r>
    </w:p>
    <w:p w14:paraId="3B6694AE" w14:textId="77777777" w:rsidR="002314AD" w:rsidRPr="00995275" w:rsidRDefault="002314AD" w:rsidP="002314AD">
      <w:pPr>
        <w:pStyle w:val="SemEspaamento"/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95275">
        <w:rPr>
          <w:rFonts w:ascii="Arial" w:hAnsi="Arial" w:cs="Arial"/>
          <w:sz w:val="24"/>
          <w:szCs w:val="24"/>
        </w:rPr>
        <w:t>O sistema obrigar-se-á de conter uma área especial para os administradores que serão responsáveis por manter os usuários do sistema, sendo eles tanto as Empresas como os Clientes do sistema. Para o cadastro de um administrador deverá ser necessário o uso de Nome, Sobrenome, Data de nascimento, CPF, E-mail, senha, Telefone e um status para diferenciar um usuário Ativo de um Inativo. Um administrador poderá gerenciar várias empresas e clientes.</w:t>
      </w:r>
    </w:p>
    <w:p w14:paraId="6962BDEF" w14:textId="77777777" w:rsidR="002314AD" w:rsidRPr="00995275" w:rsidRDefault="002314AD" w:rsidP="002314AD">
      <w:pPr>
        <w:pStyle w:val="SemEspaamento"/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95275">
        <w:rPr>
          <w:rFonts w:ascii="Arial" w:hAnsi="Arial" w:cs="Arial"/>
          <w:sz w:val="24"/>
          <w:szCs w:val="24"/>
        </w:rPr>
        <w:t>Outrossim, o sistema deverá conter uma área para as empresas oferecerem seus produtos. Para a empresa efetuar seu cadastro, necessitará de Nome da empresa, Razão social/Fantasia, CNPJ, Endereço completo, Telefone, Nome do proprietário, E-mail, senha, Horário de abertura, Horário de fechamento, Dias de funcionamento e Status para diferenciar um usuário ativo de um inativo.</w:t>
      </w:r>
    </w:p>
    <w:p w14:paraId="0C1D7B27" w14:textId="77777777" w:rsidR="002314AD" w:rsidRPr="00995275" w:rsidRDefault="002314AD" w:rsidP="002314AD">
      <w:pPr>
        <w:pStyle w:val="SemEspaamento"/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95275">
        <w:rPr>
          <w:rFonts w:ascii="Arial" w:hAnsi="Arial" w:cs="Arial"/>
          <w:sz w:val="24"/>
          <w:szCs w:val="24"/>
        </w:rPr>
        <w:t>Para os clientes que desejam cadastrar-se no sistema, será necessário Nome, sobrenome, Apelido, e-mail e senha, só assim podendo deixar um comentário ou fazer uma avaliação.</w:t>
      </w:r>
    </w:p>
    <w:p w14:paraId="620A4E46" w14:textId="77777777" w:rsidR="002314AD" w:rsidRPr="00995275" w:rsidRDefault="002314AD" w:rsidP="002314AD">
      <w:pPr>
        <w:pStyle w:val="SemEspaamento"/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95275">
        <w:rPr>
          <w:rFonts w:ascii="Arial" w:hAnsi="Arial" w:cs="Arial"/>
          <w:sz w:val="24"/>
          <w:szCs w:val="24"/>
        </w:rPr>
        <w:t>Além da validação de cadastro de empresas que o administrador exerce, ele também é responsável por cuidar dos feedbacks dos clientes para que os mesmos não usem uma linguagem intempestiva.</w:t>
      </w:r>
    </w:p>
    <w:p w14:paraId="4069BBBB" w14:textId="77777777" w:rsidR="002314AD" w:rsidRPr="00995275" w:rsidRDefault="002314AD" w:rsidP="002314AD">
      <w:pPr>
        <w:pStyle w:val="SemEspaamento"/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95275">
        <w:rPr>
          <w:rFonts w:ascii="Arial" w:hAnsi="Arial" w:cs="Arial"/>
          <w:sz w:val="24"/>
          <w:szCs w:val="24"/>
        </w:rPr>
        <w:t>Os Usuários Empresa poderão cadastrar vários itens em seu cardápio. Para tal feito, deverá informar nome do item, descrição, preço, foto, status (sendo de preço normal, atualizado ou em promoção) e situação (sendo disponível ou indisponível). Conjuntamente necessita realizar promoções de seus itens, que podem ser de apenas um item ou inúmeros, nessa associação, terá de guardar o valor da promoção aplicada e a data de validade.</w:t>
      </w:r>
    </w:p>
    <w:p w14:paraId="3353C8C8" w14:textId="77777777" w:rsidR="002314AD" w:rsidRPr="00995275" w:rsidRDefault="002314AD" w:rsidP="002314AD">
      <w:pPr>
        <w:pStyle w:val="SemEspaamento"/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95275">
        <w:rPr>
          <w:rFonts w:ascii="Arial" w:hAnsi="Arial" w:cs="Arial"/>
          <w:sz w:val="24"/>
          <w:szCs w:val="24"/>
        </w:rPr>
        <w:t>Os Clientes podem adicionar vários feedbacks para cada item ou empresas, por isso carecerá de guardar a data e nota do feedback. Os Usuários poderão ainda consultar pelos itens que as empresas cadastram ou pela própria empresas.</w:t>
      </w:r>
    </w:p>
    <w:p w14:paraId="12C9A028" w14:textId="77777777" w:rsidR="002314AD" w:rsidRDefault="002314AD" w:rsidP="665C9D43">
      <w:pPr>
        <w:ind w:right="-15"/>
        <w:rPr>
          <w:b/>
          <w:bCs/>
          <w:szCs w:val="24"/>
        </w:rPr>
      </w:pPr>
    </w:p>
    <w:p w14:paraId="4CA1E78D" w14:textId="77777777" w:rsidR="00060BA2" w:rsidRDefault="00060BA2" w:rsidP="665C9D43">
      <w:pPr>
        <w:ind w:right="-15"/>
        <w:rPr>
          <w:b/>
          <w:bCs/>
          <w:szCs w:val="24"/>
        </w:rPr>
      </w:pPr>
    </w:p>
    <w:p w14:paraId="2368F230" w14:textId="024BC1F0" w:rsidR="002314AD" w:rsidRDefault="000B5504" w:rsidP="002314AD">
      <w:pPr>
        <w:pStyle w:val="Ttulo1"/>
      </w:pPr>
      <w:bookmarkStart w:id="272" w:name="_Toc517342783"/>
      <w:r>
        <w:lastRenderedPageBreak/>
        <w:t>8.</w:t>
      </w:r>
      <w:r w:rsidR="002314AD">
        <w:t xml:space="preserve"> MR</w:t>
      </w:r>
      <w:bookmarkEnd w:id="272"/>
    </w:p>
    <w:p w14:paraId="0548647B" w14:textId="77777777" w:rsidR="002314AD" w:rsidRPr="003D7720" w:rsidRDefault="002314AD" w:rsidP="002314AD">
      <w:pPr>
        <w:rPr>
          <w:lang w:eastAsia="pt-BR"/>
        </w:rPr>
      </w:pPr>
      <w:r w:rsidRPr="003D7720">
        <w:rPr>
          <w:noProof/>
          <w:lang w:eastAsia="pt-BR"/>
        </w:rPr>
        <w:drawing>
          <wp:inline distT="0" distB="0" distL="0" distR="0" wp14:anchorId="7F060DE6" wp14:editId="26501D47">
            <wp:extent cx="5509260" cy="522732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y\Desktop\MR PROJETO editad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26" cy="522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364A0" w14:textId="77777777" w:rsidR="002314AD" w:rsidRDefault="002314AD" w:rsidP="002314AD">
      <w:pPr>
        <w:pStyle w:val="Ttulo1"/>
      </w:pPr>
    </w:p>
    <w:p w14:paraId="3C8CD479" w14:textId="77777777" w:rsidR="000B5504" w:rsidRDefault="000B5504">
      <w:pPr>
        <w:spacing w:line="240" w:lineRule="auto"/>
        <w:ind w:left="0" w:firstLine="0"/>
        <w:jc w:val="left"/>
        <w:rPr>
          <w:rFonts w:cs="Times New Roman"/>
          <w:b/>
          <w:szCs w:val="20"/>
          <w:lang w:eastAsia="pt-BR"/>
        </w:rPr>
      </w:pPr>
      <w:r>
        <w:br w:type="page"/>
      </w:r>
    </w:p>
    <w:p w14:paraId="457832D4" w14:textId="3538ADDE" w:rsidR="002314AD" w:rsidRDefault="000B5504" w:rsidP="000B5504">
      <w:pPr>
        <w:pStyle w:val="Ttulo2"/>
        <w:ind w:left="0" w:firstLine="0"/>
      </w:pPr>
      <w:bookmarkStart w:id="273" w:name="_Toc517342784"/>
      <w:r>
        <w:lastRenderedPageBreak/>
        <w:t xml:space="preserve">8.1. </w:t>
      </w:r>
      <w:r w:rsidR="00987E88">
        <w:t>Dicionário</w:t>
      </w:r>
      <w:r w:rsidR="002314AD" w:rsidRPr="002314AD">
        <w:t xml:space="preserve"> de DADOS</w:t>
      </w:r>
      <w:bookmarkEnd w:id="273"/>
    </w:p>
    <w:p w14:paraId="3F463574" w14:textId="77777777" w:rsidR="000B5504" w:rsidRPr="000B5504" w:rsidRDefault="000B5504" w:rsidP="000B5504">
      <w:pPr>
        <w:pStyle w:val="PargrafodaLista"/>
        <w:ind w:left="1065" w:firstLine="0"/>
        <w:rPr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29"/>
        <w:gridCol w:w="1469"/>
        <w:gridCol w:w="1056"/>
        <w:gridCol w:w="1215"/>
        <w:gridCol w:w="1389"/>
        <w:gridCol w:w="1746"/>
      </w:tblGrid>
      <w:tr w:rsidR="002314AD" w14:paraId="30D842F4" w14:textId="77777777" w:rsidTr="000377E0">
        <w:trPr>
          <w:trHeight w:val="290"/>
        </w:trPr>
        <w:tc>
          <w:tcPr>
            <w:tcW w:w="8494" w:type="dxa"/>
            <w:gridSpan w:val="6"/>
          </w:tcPr>
          <w:p w14:paraId="2F42CDA7" w14:textId="77777777" w:rsidR="002314AD" w:rsidRDefault="002314AD" w:rsidP="000377E0">
            <w:pPr>
              <w:rPr>
                <w:rFonts w:cstheme="minorHAnsi"/>
                <w:u w:val="single"/>
              </w:rPr>
            </w:pPr>
            <w:r>
              <w:rPr>
                <w:rFonts w:cstheme="minorHAnsi"/>
                <w:u w:val="single"/>
              </w:rPr>
              <w:t>Entidade: Cliente</w:t>
            </w:r>
          </w:p>
        </w:tc>
      </w:tr>
      <w:tr w:rsidR="002314AD" w14:paraId="70E05137" w14:textId="77777777" w:rsidTr="000377E0">
        <w:trPr>
          <w:trHeight w:val="290"/>
        </w:trPr>
        <w:tc>
          <w:tcPr>
            <w:tcW w:w="1827" w:type="dxa"/>
            <w:shd w:val="clear" w:color="auto" w:fill="000000" w:themeFill="text1"/>
          </w:tcPr>
          <w:p w14:paraId="738D68D3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Atributo</w:t>
            </w:r>
          </w:p>
        </w:tc>
        <w:tc>
          <w:tcPr>
            <w:tcW w:w="1469" w:type="dxa"/>
            <w:shd w:val="clear" w:color="auto" w:fill="000000" w:themeFill="text1"/>
          </w:tcPr>
          <w:p w14:paraId="12FB4CDC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Classe</w:t>
            </w:r>
          </w:p>
        </w:tc>
        <w:tc>
          <w:tcPr>
            <w:tcW w:w="978" w:type="dxa"/>
            <w:shd w:val="clear" w:color="auto" w:fill="000000" w:themeFill="text1"/>
          </w:tcPr>
          <w:p w14:paraId="4DC03E1B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Tipo</w:t>
            </w:r>
          </w:p>
        </w:tc>
        <w:tc>
          <w:tcPr>
            <w:tcW w:w="1134" w:type="dxa"/>
            <w:shd w:val="clear" w:color="auto" w:fill="000000" w:themeFill="text1"/>
          </w:tcPr>
          <w:p w14:paraId="631B75C3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Tamanho</w:t>
            </w:r>
          </w:p>
        </w:tc>
        <w:tc>
          <w:tcPr>
            <w:tcW w:w="1340" w:type="dxa"/>
            <w:shd w:val="clear" w:color="auto" w:fill="000000" w:themeFill="text1"/>
          </w:tcPr>
          <w:p w14:paraId="2F819F85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Obrigatório</w:t>
            </w:r>
          </w:p>
        </w:tc>
        <w:tc>
          <w:tcPr>
            <w:tcW w:w="1746" w:type="dxa"/>
            <w:shd w:val="clear" w:color="auto" w:fill="000000" w:themeFill="text1"/>
          </w:tcPr>
          <w:p w14:paraId="1AD17774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Descrição</w:t>
            </w:r>
          </w:p>
        </w:tc>
      </w:tr>
      <w:tr w:rsidR="002314AD" w14:paraId="5B817990" w14:textId="77777777" w:rsidTr="000377E0">
        <w:trPr>
          <w:trHeight w:val="302"/>
        </w:trPr>
        <w:tc>
          <w:tcPr>
            <w:tcW w:w="1827" w:type="dxa"/>
          </w:tcPr>
          <w:p w14:paraId="68988E09" w14:textId="00B2C899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</w:t>
            </w:r>
            <w:r w:rsidR="002314AD">
              <w:rPr>
                <w:rFonts w:cstheme="minorHAnsi"/>
              </w:rPr>
              <w:t>od</w:t>
            </w:r>
            <w:r>
              <w:rPr>
                <w:rFonts w:cstheme="minorHAnsi"/>
              </w:rPr>
              <w:t>C</w:t>
            </w:r>
            <w:r w:rsidR="002314AD">
              <w:rPr>
                <w:rFonts w:cstheme="minorHAnsi"/>
              </w:rPr>
              <w:t>liente</w:t>
            </w:r>
            <w:proofErr w:type="spellEnd"/>
          </w:p>
        </w:tc>
        <w:tc>
          <w:tcPr>
            <w:tcW w:w="1469" w:type="dxa"/>
          </w:tcPr>
          <w:p w14:paraId="3F8DCE34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primaria</w:t>
            </w:r>
          </w:p>
        </w:tc>
        <w:tc>
          <w:tcPr>
            <w:tcW w:w="978" w:type="dxa"/>
          </w:tcPr>
          <w:p w14:paraId="3E2C800D" w14:textId="65C64FA7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long</w:t>
            </w:r>
            <w:proofErr w:type="spellEnd"/>
          </w:p>
        </w:tc>
        <w:tc>
          <w:tcPr>
            <w:tcW w:w="1134" w:type="dxa"/>
          </w:tcPr>
          <w:p w14:paraId="4C39406C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40" w:type="dxa"/>
          </w:tcPr>
          <w:p w14:paraId="4B6956EF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746" w:type="dxa"/>
          </w:tcPr>
          <w:p w14:paraId="2338F7A7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14:paraId="1AD20EE8" w14:textId="77777777" w:rsidTr="000377E0">
        <w:trPr>
          <w:trHeight w:val="290"/>
        </w:trPr>
        <w:tc>
          <w:tcPr>
            <w:tcW w:w="1827" w:type="dxa"/>
          </w:tcPr>
          <w:p w14:paraId="1121767C" w14:textId="59928836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n</w:t>
            </w:r>
            <w:r w:rsidR="002314AD">
              <w:rPr>
                <w:rFonts w:cstheme="minorHAnsi"/>
              </w:rPr>
              <w:t>ome</w:t>
            </w:r>
            <w:r>
              <w:rPr>
                <w:rFonts w:cstheme="minorHAnsi"/>
              </w:rPr>
              <w:t>C</w:t>
            </w:r>
            <w:r w:rsidR="002314AD">
              <w:rPr>
                <w:rFonts w:cstheme="minorHAnsi"/>
              </w:rPr>
              <w:t>ompleto</w:t>
            </w:r>
            <w:proofErr w:type="spellEnd"/>
          </w:p>
        </w:tc>
        <w:tc>
          <w:tcPr>
            <w:tcW w:w="1469" w:type="dxa"/>
          </w:tcPr>
          <w:p w14:paraId="4BCB3F79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978" w:type="dxa"/>
          </w:tcPr>
          <w:p w14:paraId="4F4EE949" w14:textId="77777777" w:rsidR="002314AD" w:rsidRPr="003965C2" w:rsidRDefault="002314AD" w:rsidP="000377E0">
            <w:pPr>
              <w:rPr>
                <w:rFonts w:cstheme="minorHAnsi"/>
              </w:rPr>
            </w:pPr>
            <w:proofErr w:type="spellStart"/>
            <w:r w:rsidRPr="003965C2">
              <w:rPr>
                <w:rFonts w:cstheme="minorHAnsi"/>
              </w:rPr>
              <w:t>Varchar</w:t>
            </w:r>
            <w:proofErr w:type="spellEnd"/>
          </w:p>
        </w:tc>
        <w:tc>
          <w:tcPr>
            <w:tcW w:w="1134" w:type="dxa"/>
          </w:tcPr>
          <w:p w14:paraId="215877AE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120</w:t>
            </w:r>
          </w:p>
        </w:tc>
        <w:tc>
          <w:tcPr>
            <w:tcW w:w="1340" w:type="dxa"/>
          </w:tcPr>
          <w:p w14:paraId="59F3FFBD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746" w:type="dxa"/>
          </w:tcPr>
          <w:p w14:paraId="00A6D1FA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14:paraId="7DFAF613" w14:textId="77777777" w:rsidTr="000377E0">
        <w:trPr>
          <w:trHeight w:val="290"/>
        </w:trPr>
        <w:tc>
          <w:tcPr>
            <w:tcW w:w="1827" w:type="dxa"/>
          </w:tcPr>
          <w:p w14:paraId="07929EC5" w14:textId="4F876364" w:rsidR="002314AD" w:rsidRPr="003965C2" w:rsidRDefault="0048167C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A</w:t>
            </w:r>
            <w:r w:rsidR="002314AD" w:rsidRPr="003965C2">
              <w:rPr>
                <w:rFonts w:cstheme="minorHAnsi"/>
              </w:rPr>
              <w:t>pelido</w:t>
            </w:r>
          </w:p>
        </w:tc>
        <w:tc>
          <w:tcPr>
            <w:tcW w:w="1469" w:type="dxa"/>
          </w:tcPr>
          <w:p w14:paraId="1EE1AB4C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978" w:type="dxa"/>
          </w:tcPr>
          <w:p w14:paraId="52753586" w14:textId="77777777" w:rsidR="002314AD" w:rsidRPr="003965C2" w:rsidRDefault="002314AD" w:rsidP="000377E0">
            <w:pPr>
              <w:rPr>
                <w:rFonts w:cstheme="minorHAnsi"/>
              </w:rPr>
            </w:pPr>
            <w:proofErr w:type="spellStart"/>
            <w:r w:rsidRPr="003965C2">
              <w:rPr>
                <w:rFonts w:cstheme="minorHAnsi"/>
              </w:rPr>
              <w:t>Varchar</w:t>
            </w:r>
            <w:proofErr w:type="spellEnd"/>
          </w:p>
        </w:tc>
        <w:tc>
          <w:tcPr>
            <w:tcW w:w="1134" w:type="dxa"/>
          </w:tcPr>
          <w:p w14:paraId="75932CA2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50</w:t>
            </w:r>
          </w:p>
        </w:tc>
        <w:tc>
          <w:tcPr>
            <w:tcW w:w="1340" w:type="dxa"/>
          </w:tcPr>
          <w:p w14:paraId="2A242802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Não</w:t>
            </w:r>
          </w:p>
        </w:tc>
        <w:tc>
          <w:tcPr>
            <w:tcW w:w="1746" w:type="dxa"/>
          </w:tcPr>
          <w:p w14:paraId="481F9098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14:paraId="7BEA1963" w14:textId="77777777" w:rsidTr="000377E0">
        <w:trPr>
          <w:trHeight w:val="290"/>
        </w:trPr>
        <w:tc>
          <w:tcPr>
            <w:tcW w:w="1827" w:type="dxa"/>
          </w:tcPr>
          <w:p w14:paraId="1FBF3575" w14:textId="7275A5D8" w:rsidR="002314AD" w:rsidRPr="003965C2" w:rsidRDefault="0048167C" w:rsidP="000377E0">
            <w:pPr>
              <w:rPr>
                <w:rFonts w:cstheme="minorHAnsi"/>
              </w:rPr>
            </w:pPr>
            <w:ins w:id="274" w:author="katy zaparolly" w:date="2018-06-19T23:01:00Z">
              <w:r>
                <w:rPr>
                  <w:rFonts w:cstheme="minorHAnsi"/>
                </w:rPr>
                <w:t>E-</w:t>
              </w:r>
            </w:ins>
            <w:del w:id="275" w:author="katy zaparolly" w:date="2018-06-19T23:01:00Z">
              <w:r w:rsidR="00CC0B80" w:rsidDel="0048167C">
                <w:rPr>
                  <w:rFonts w:cstheme="minorHAnsi"/>
                </w:rPr>
                <w:delText>e</w:delText>
              </w:r>
            </w:del>
            <w:r w:rsidR="002314AD" w:rsidRPr="003965C2">
              <w:rPr>
                <w:rFonts w:cstheme="minorHAnsi"/>
              </w:rPr>
              <w:t>mail</w:t>
            </w:r>
          </w:p>
        </w:tc>
        <w:tc>
          <w:tcPr>
            <w:tcW w:w="1469" w:type="dxa"/>
          </w:tcPr>
          <w:p w14:paraId="05729B68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978" w:type="dxa"/>
          </w:tcPr>
          <w:p w14:paraId="18C0865A" w14:textId="77777777" w:rsidR="002314AD" w:rsidRPr="003965C2" w:rsidRDefault="002314AD" w:rsidP="000377E0">
            <w:pPr>
              <w:rPr>
                <w:rFonts w:cstheme="minorHAnsi"/>
              </w:rPr>
            </w:pPr>
            <w:proofErr w:type="spellStart"/>
            <w:r w:rsidRPr="003965C2">
              <w:rPr>
                <w:rFonts w:cstheme="minorHAnsi"/>
              </w:rPr>
              <w:t>Varchar</w:t>
            </w:r>
            <w:proofErr w:type="spellEnd"/>
          </w:p>
        </w:tc>
        <w:tc>
          <w:tcPr>
            <w:tcW w:w="1134" w:type="dxa"/>
          </w:tcPr>
          <w:p w14:paraId="2CEEEC8F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120</w:t>
            </w:r>
          </w:p>
        </w:tc>
        <w:tc>
          <w:tcPr>
            <w:tcW w:w="1340" w:type="dxa"/>
          </w:tcPr>
          <w:p w14:paraId="64F5F6D3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746" w:type="dxa"/>
          </w:tcPr>
          <w:p w14:paraId="4B0AE46D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Valor sem máscara de entrada</w:t>
            </w:r>
          </w:p>
        </w:tc>
      </w:tr>
      <w:tr w:rsidR="002314AD" w14:paraId="02CF9CDD" w14:textId="77777777" w:rsidTr="000377E0">
        <w:trPr>
          <w:trHeight w:val="290"/>
        </w:trPr>
        <w:tc>
          <w:tcPr>
            <w:tcW w:w="1827" w:type="dxa"/>
          </w:tcPr>
          <w:p w14:paraId="5EDCEB77" w14:textId="375B63D0" w:rsidR="002314AD" w:rsidRPr="003965C2" w:rsidRDefault="0048167C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</w:t>
            </w:r>
            <w:r w:rsidR="002314AD" w:rsidRPr="003965C2">
              <w:rPr>
                <w:rFonts w:cstheme="minorHAnsi"/>
              </w:rPr>
              <w:t>enha</w:t>
            </w:r>
          </w:p>
        </w:tc>
        <w:tc>
          <w:tcPr>
            <w:tcW w:w="1469" w:type="dxa"/>
          </w:tcPr>
          <w:p w14:paraId="5C4221D9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978" w:type="dxa"/>
          </w:tcPr>
          <w:p w14:paraId="70197811" w14:textId="77777777" w:rsidR="002314AD" w:rsidRPr="003965C2" w:rsidRDefault="002314AD" w:rsidP="000377E0">
            <w:pPr>
              <w:rPr>
                <w:rFonts w:cstheme="minorHAnsi"/>
              </w:rPr>
            </w:pPr>
            <w:proofErr w:type="spellStart"/>
            <w:r w:rsidRPr="003965C2">
              <w:rPr>
                <w:rFonts w:cstheme="minorHAnsi"/>
              </w:rPr>
              <w:t>Varchar</w:t>
            </w:r>
            <w:proofErr w:type="spellEnd"/>
          </w:p>
        </w:tc>
        <w:tc>
          <w:tcPr>
            <w:tcW w:w="1134" w:type="dxa"/>
          </w:tcPr>
          <w:p w14:paraId="1C201625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16</w:t>
            </w:r>
          </w:p>
        </w:tc>
        <w:tc>
          <w:tcPr>
            <w:tcW w:w="1340" w:type="dxa"/>
          </w:tcPr>
          <w:p w14:paraId="15FE478F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746" w:type="dxa"/>
          </w:tcPr>
          <w:p w14:paraId="570C02AD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14:paraId="6F62F35F" w14:textId="77777777" w:rsidTr="000377E0">
        <w:trPr>
          <w:trHeight w:val="290"/>
        </w:trPr>
        <w:tc>
          <w:tcPr>
            <w:tcW w:w="1827" w:type="dxa"/>
          </w:tcPr>
          <w:p w14:paraId="71C180FB" w14:textId="6938ABD8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</w:t>
            </w:r>
            <w:r w:rsidR="002314AD">
              <w:rPr>
                <w:rFonts w:cstheme="minorHAnsi"/>
              </w:rPr>
              <w:t>tatus</w:t>
            </w:r>
            <w:r>
              <w:rPr>
                <w:rFonts w:cstheme="minorHAnsi"/>
              </w:rPr>
              <w:t>Cliente</w:t>
            </w:r>
            <w:proofErr w:type="spellEnd"/>
          </w:p>
        </w:tc>
        <w:tc>
          <w:tcPr>
            <w:tcW w:w="1469" w:type="dxa"/>
          </w:tcPr>
          <w:p w14:paraId="277E0DF4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978" w:type="dxa"/>
          </w:tcPr>
          <w:p w14:paraId="29EA2248" w14:textId="3A177D6C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boolean</w:t>
            </w:r>
            <w:proofErr w:type="spellEnd"/>
          </w:p>
        </w:tc>
        <w:tc>
          <w:tcPr>
            <w:tcW w:w="1134" w:type="dxa"/>
          </w:tcPr>
          <w:p w14:paraId="1631F96D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40" w:type="dxa"/>
          </w:tcPr>
          <w:p w14:paraId="163A9933" w14:textId="77777777" w:rsidR="002314AD" w:rsidRDefault="002314AD" w:rsidP="000377E0">
            <w:pPr>
              <w:rPr>
                <w:rFonts w:cstheme="minorHAnsi"/>
              </w:rPr>
            </w:pPr>
          </w:p>
        </w:tc>
        <w:tc>
          <w:tcPr>
            <w:tcW w:w="1746" w:type="dxa"/>
          </w:tcPr>
          <w:p w14:paraId="611401C2" w14:textId="323373DF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True</w:t>
            </w:r>
            <w:proofErr w:type="spellEnd"/>
            <w:r w:rsidR="002314AD">
              <w:rPr>
                <w:rFonts w:cstheme="minorHAnsi"/>
              </w:rPr>
              <w:t>=Ativo,</w:t>
            </w:r>
          </w:p>
          <w:p w14:paraId="57944D36" w14:textId="7AF11178" w:rsidR="002314AD" w:rsidRPr="003965C2" w:rsidRDefault="00CC0B80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False</w:t>
            </w:r>
            <w:r w:rsidR="002314AD">
              <w:rPr>
                <w:rFonts w:cstheme="minorHAnsi"/>
              </w:rPr>
              <w:t>=Inativo</w:t>
            </w:r>
          </w:p>
        </w:tc>
      </w:tr>
    </w:tbl>
    <w:p w14:paraId="421F6CC9" w14:textId="77777777" w:rsidR="002314AD" w:rsidRDefault="002314AD" w:rsidP="002314AD">
      <w:pPr>
        <w:rPr>
          <w:rFonts w:cstheme="minorHAnsi"/>
          <w:u w:val="single"/>
        </w:rPr>
      </w:pPr>
    </w:p>
    <w:tbl>
      <w:tblPr>
        <w:tblStyle w:val="Tabelacomgrade"/>
        <w:tblW w:w="8613" w:type="dxa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134"/>
        <w:gridCol w:w="1304"/>
        <w:gridCol w:w="1418"/>
        <w:gridCol w:w="1388"/>
      </w:tblGrid>
      <w:tr w:rsidR="002314AD" w14:paraId="0D325FE3" w14:textId="77777777" w:rsidTr="004B4A98">
        <w:trPr>
          <w:trHeight w:val="290"/>
        </w:trPr>
        <w:tc>
          <w:tcPr>
            <w:tcW w:w="8613" w:type="dxa"/>
            <w:gridSpan w:val="6"/>
          </w:tcPr>
          <w:p w14:paraId="4A9D3CCD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Entidade: Empresa</w:t>
            </w:r>
          </w:p>
        </w:tc>
      </w:tr>
      <w:tr w:rsidR="002314AD" w14:paraId="1A75C982" w14:textId="77777777" w:rsidTr="004B4A98">
        <w:trPr>
          <w:trHeight w:val="290"/>
        </w:trPr>
        <w:tc>
          <w:tcPr>
            <w:tcW w:w="2093" w:type="dxa"/>
            <w:shd w:val="clear" w:color="auto" w:fill="000000" w:themeFill="text1"/>
          </w:tcPr>
          <w:p w14:paraId="60955204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Atributo</w:t>
            </w:r>
          </w:p>
        </w:tc>
        <w:tc>
          <w:tcPr>
            <w:tcW w:w="1276" w:type="dxa"/>
            <w:shd w:val="clear" w:color="auto" w:fill="000000" w:themeFill="text1"/>
          </w:tcPr>
          <w:p w14:paraId="5B785964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Classe</w:t>
            </w:r>
          </w:p>
        </w:tc>
        <w:tc>
          <w:tcPr>
            <w:tcW w:w="1134" w:type="dxa"/>
            <w:shd w:val="clear" w:color="auto" w:fill="000000" w:themeFill="text1"/>
          </w:tcPr>
          <w:p w14:paraId="330A276C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Tipo</w:t>
            </w:r>
          </w:p>
        </w:tc>
        <w:tc>
          <w:tcPr>
            <w:tcW w:w="1304" w:type="dxa"/>
            <w:shd w:val="clear" w:color="auto" w:fill="000000" w:themeFill="text1"/>
          </w:tcPr>
          <w:p w14:paraId="279728C3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Tamanho</w:t>
            </w:r>
          </w:p>
        </w:tc>
        <w:tc>
          <w:tcPr>
            <w:tcW w:w="1418" w:type="dxa"/>
            <w:shd w:val="clear" w:color="auto" w:fill="000000" w:themeFill="text1"/>
          </w:tcPr>
          <w:p w14:paraId="6D03821A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Obrigatório</w:t>
            </w:r>
          </w:p>
        </w:tc>
        <w:tc>
          <w:tcPr>
            <w:tcW w:w="1388" w:type="dxa"/>
            <w:shd w:val="clear" w:color="auto" w:fill="000000" w:themeFill="text1"/>
          </w:tcPr>
          <w:p w14:paraId="3AA3014D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Descrição</w:t>
            </w:r>
          </w:p>
        </w:tc>
      </w:tr>
      <w:tr w:rsidR="002314AD" w14:paraId="1AA601DA" w14:textId="77777777" w:rsidTr="004B4A98">
        <w:trPr>
          <w:trHeight w:val="302"/>
        </w:trPr>
        <w:tc>
          <w:tcPr>
            <w:tcW w:w="2093" w:type="dxa"/>
          </w:tcPr>
          <w:p w14:paraId="33C02E3C" w14:textId="3B1DD2EA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</w:t>
            </w:r>
            <w:r w:rsidR="002314AD">
              <w:rPr>
                <w:rFonts w:cstheme="minorHAnsi"/>
              </w:rPr>
              <w:t>od</w:t>
            </w:r>
            <w:r>
              <w:rPr>
                <w:rFonts w:cstheme="minorHAnsi"/>
              </w:rPr>
              <w:t>E</w:t>
            </w:r>
            <w:r w:rsidR="002314AD">
              <w:rPr>
                <w:rFonts w:cstheme="minorHAnsi"/>
              </w:rPr>
              <w:t>mpresa</w:t>
            </w:r>
            <w:proofErr w:type="spellEnd"/>
          </w:p>
        </w:tc>
        <w:tc>
          <w:tcPr>
            <w:tcW w:w="1276" w:type="dxa"/>
          </w:tcPr>
          <w:p w14:paraId="6EBA7B80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primaria</w:t>
            </w:r>
          </w:p>
        </w:tc>
        <w:tc>
          <w:tcPr>
            <w:tcW w:w="1134" w:type="dxa"/>
          </w:tcPr>
          <w:p w14:paraId="0320D730" w14:textId="023125F1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long</w:t>
            </w:r>
            <w:proofErr w:type="spellEnd"/>
          </w:p>
        </w:tc>
        <w:tc>
          <w:tcPr>
            <w:tcW w:w="1304" w:type="dxa"/>
          </w:tcPr>
          <w:p w14:paraId="1DEBFF51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418" w:type="dxa"/>
          </w:tcPr>
          <w:p w14:paraId="01AE86B9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388" w:type="dxa"/>
          </w:tcPr>
          <w:p w14:paraId="1F73057B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14:paraId="7A4BAB22" w14:textId="77777777" w:rsidTr="004B4A98">
        <w:trPr>
          <w:trHeight w:val="290"/>
        </w:trPr>
        <w:tc>
          <w:tcPr>
            <w:tcW w:w="2093" w:type="dxa"/>
          </w:tcPr>
          <w:p w14:paraId="6DA1BB38" w14:textId="092FFD8B" w:rsidR="002314AD" w:rsidRPr="00A2136C" w:rsidRDefault="00CC0B80" w:rsidP="000377E0">
            <w:pPr>
              <w:rPr>
                <w:rFonts w:cstheme="minorHAnsi"/>
                <w:u w:val="single"/>
              </w:rPr>
            </w:pPr>
            <w:del w:id="276" w:author="katy zaparolly" w:date="2018-06-19T23:01:00Z">
              <w:r w:rsidDel="0048167C">
                <w:rPr>
                  <w:rFonts w:cstheme="minorHAnsi"/>
                </w:rPr>
                <w:delText>cnpj</w:delText>
              </w:r>
            </w:del>
            <w:ins w:id="277" w:author="katy zaparolly" w:date="2018-06-19T23:01:00Z">
              <w:r w:rsidR="0048167C">
                <w:rPr>
                  <w:rFonts w:cstheme="minorHAnsi"/>
                </w:rPr>
                <w:t>CNPJ</w:t>
              </w:r>
            </w:ins>
          </w:p>
        </w:tc>
        <w:tc>
          <w:tcPr>
            <w:tcW w:w="1276" w:type="dxa"/>
          </w:tcPr>
          <w:p w14:paraId="709847EE" w14:textId="77777777" w:rsidR="002314AD" w:rsidRPr="003965C2" w:rsidRDefault="002314AD" w:rsidP="000377E0">
            <w:pPr>
              <w:ind w:right="94"/>
              <w:rPr>
                <w:rFonts w:cstheme="minorHAnsi"/>
              </w:rPr>
            </w:pPr>
            <w:r>
              <w:rPr>
                <w:rFonts w:cstheme="minorHAnsi"/>
              </w:rPr>
              <w:t>Chave candidata</w:t>
            </w:r>
          </w:p>
        </w:tc>
        <w:tc>
          <w:tcPr>
            <w:tcW w:w="1134" w:type="dxa"/>
          </w:tcPr>
          <w:p w14:paraId="1D0C6794" w14:textId="5ABDD126" w:rsidR="002314AD" w:rsidRPr="003965C2" w:rsidRDefault="002314AD" w:rsidP="000377E0">
            <w:pPr>
              <w:rPr>
                <w:rFonts w:cstheme="minorHAnsi"/>
              </w:rPr>
            </w:pPr>
            <w:del w:id="278" w:author="katy zaparolly" w:date="2018-06-19T23:01:00Z">
              <w:r w:rsidRPr="003965C2" w:rsidDel="0048167C">
                <w:rPr>
                  <w:rFonts w:cstheme="minorHAnsi"/>
                </w:rPr>
                <w:delText>varchar</w:delText>
              </w:r>
            </w:del>
            <w:proofErr w:type="spellStart"/>
            <w:ins w:id="279" w:author="katy zaparolly" w:date="2018-06-19T23:01:00Z">
              <w:r w:rsidR="0048167C" w:rsidRPr="003965C2">
                <w:rPr>
                  <w:rFonts w:cstheme="minorHAnsi"/>
                </w:rPr>
                <w:t>Varchar</w:t>
              </w:r>
            </w:ins>
            <w:proofErr w:type="spellEnd"/>
          </w:p>
        </w:tc>
        <w:tc>
          <w:tcPr>
            <w:tcW w:w="1304" w:type="dxa"/>
          </w:tcPr>
          <w:p w14:paraId="7FEE64D0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1</w:t>
            </w:r>
            <w:r>
              <w:rPr>
                <w:rFonts w:cstheme="minorHAnsi"/>
              </w:rPr>
              <w:t>4</w:t>
            </w:r>
          </w:p>
        </w:tc>
        <w:tc>
          <w:tcPr>
            <w:tcW w:w="1418" w:type="dxa"/>
          </w:tcPr>
          <w:p w14:paraId="779E8DC6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388" w:type="dxa"/>
          </w:tcPr>
          <w:p w14:paraId="18B1DBD8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14:paraId="64EF72AF" w14:textId="77777777" w:rsidTr="004B4A98">
        <w:trPr>
          <w:trHeight w:val="290"/>
        </w:trPr>
        <w:tc>
          <w:tcPr>
            <w:tcW w:w="2093" w:type="dxa"/>
          </w:tcPr>
          <w:p w14:paraId="43F123FF" w14:textId="34B1EFAA" w:rsidR="002314AD" w:rsidRPr="003965C2" w:rsidRDefault="0048167C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N</w:t>
            </w:r>
            <w:r w:rsidR="002314AD" w:rsidRPr="003965C2">
              <w:rPr>
                <w:rFonts w:cstheme="minorHAnsi"/>
              </w:rPr>
              <w:t>ome</w:t>
            </w:r>
          </w:p>
        </w:tc>
        <w:tc>
          <w:tcPr>
            <w:tcW w:w="1276" w:type="dxa"/>
          </w:tcPr>
          <w:p w14:paraId="14FED62A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0F6ACBA6" w14:textId="77777777" w:rsidR="002314AD" w:rsidRPr="003965C2" w:rsidRDefault="002314AD" w:rsidP="000377E0">
            <w:pPr>
              <w:rPr>
                <w:rFonts w:cstheme="minorHAnsi"/>
              </w:rPr>
            </w:pPr>
            <w:proofErr w:type="spellStart"/>
            <w:r w:rsidRPr="003965C2">
              <w:rPr>
                <w:rFonts w:cstheme="minorHAnsi"/>
              </w:rPr>
              <w:t>Varchar</w:t>
            </w:r>
            <w:proofErr w:type="spellEnd"/>
          </w:p>
        </w:tc>
        <w:tc>
          <w:tcPr>
            <w:tcW w:w="1304" w:type="dxa"/>
          </w:tcPr>
          <w:p w14:paraId="0F13503C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100</w:t>
            </w:r>
          </w:p>
        </w:tc>
        <w:tc>
          <w:tcPr>
            <w:tcW w:w="1418" w:type="dxa"/>
          </w:tcPr>
          <w:p w14:paraId="72F9D8B9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388" w:type="dxa"/>
          </w:tcPr>
          <w:p w14:paraId="75FC239F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14:paraId="1336B1BD" w14:textId="77777777" w:rsidTr="004B4A98">
        <w:trPr>
          <w:trHeight w:val="290"/>
        </w:trPr>
        <w:tc>
          <w:tcPr>
            <w:tcW w:w="2093" w:type="dxa"/>
          </w:tcPr>
          <w:p w14:paraId="510FA161" w14:textId="032A3808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r</w:t>
            </w:r>
            <w:r w:rsidR="002314AD" w:rsidRPr="003965C2">
              <w:rPr>
                <w:rFonts w:cstheme="minorHAnsi"/>
              </w:rPr>
              <w:t>azao</w:t>
            </w:r>
            <w:r>
              <w:rPr>
                <w:rFonts w:cstheme="minorHAnsi"/>
              </w:rPr>
              <w:t>S</w:t>
            </w:r>
            <w:r w:rsidR="002314AD" w:rsidRPr="003965C2">
              <w:rPr>
                <w:rFonts w:cstheme="minorHAnsi"/>
              </w:rPr>
              <w:t>ocial</w:t>
            </w:r>
            <w:r>
              <w:rPr>
                <w:rFonts w:cstheme="minorHAnsi"/>
              </w:rPr>
              <w:t>F</w:t>
            </w:r>
            <w:r w:rsidR="002314AD" w:rsidRPr="003965C2">
              <w:rPr>
                <w:rFonts w:cstheme="minorHAnsi"/>
              </w:rPr>
              <w:t>antasia</w:t>
            </w:r>
            <w:proofErr w:type="spellEnd"/>
          </w:p>
        </w:tc>
        <w:tc>
          <w:tcPr>
            <w:tcW w:w="1276" w:type="dxa"/>
          </w:tcPr>
          <w:p w14:paraId="5FAEDF1A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52B1D29E" w14:textId="77777777" w:rsidR="002314AD" w:rsidRPr="003965C2" w:rsidRDefault="002314AD" w:rsidP="000377E0">
            <w:pPr>
              <w:rPr>
                <w:rFonts w:cstheme="minorHAnsi"/>
              </w:rPr>
            </w:pPr>
            <w:proofErr w:type="spellStart"/>
            <w:r w:rsidRPr="003965C2">
              <w:rPr>
                <w:rFonts w:cstheme="minorHAnsi"/>
              </w:rPr>
              <w:t>Varchar</w:t>
            </w:r>
            <w:proofErr w:type="spellEnd"/>
          </w:p>
        </w:tc>
        <w:tc>
          <w:tcPr>
            <w:tcW w:w="1304" w:type="dxa"/>
          </w:tcPr>
          <w:p w14:paraId="0AE9E000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1418" w:type="dxa"/>
          </w:tcPr>
          <w:p w14:paraId="4943295B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388" w:type="dxa"/>
          </w:tcPr>
          <w:p w14:paraId="30965B3B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CB0380" w14:paraId="49E28224" w14:textId="77777777" w:rsidTr="004B4A98">
        <w:trPr>
          <w:trHeight w:val="290"/>
        </w:trPr>
        <w:tc>
          <w:tcPr>
            <w:tcW w:w="2093" w:type="dxa"/>
          </w:tcPr>
          <w:p w14:paraId="344D6831" w14:textId="34E3E6C8" w:rsidR="002314AD" w:rsidRPr="003965C2" w:rsidRDefault="0048167C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</w:t>
            </w:r>
            <w:r w:rsidR="002314AD" w:rsidRPr="003965C2">
              <w:rPr>
                <w:rFonts w:cstheme="minorHAnsi"/>
              </w:rPr>
              <w:t>ep</w:t>
            </w:r>
          </w:p>
        </w:tc>
        <w:tc>
          <w:tcPr>
            <w:tcW w:w="1276" w:type="dxa"/>
          </w:tcPr>
          <w:p w14:paraId="18A2F30D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3E52E5A2" w14:textId="77777777" w:rsidR="002314AD" w:rsidRPr="003965C2" w:rsidRDefault="002314AD" w:rsidP="000377E0">
            <w:pPr>
              <w:rPr>
                <w:rFonts w:cstheme="minorHAnsi"/>
              </w:rPr>
            </w:pPr>
            <w:proofErr w:type="spellStart"/>
            <w:r w:rsidRPr="003965C2">
              <w:rPr>
                <w:rFonts w:cstheme="minorHAnsi"/>
              </w:rPr>
              <w:t>Varchar</w:t>
            </w:r>
            <w:proofErr w:type="spellEnd"/>
          </w:p>
        </w:tc>
        <w:tc>
          <w:tcPr>
            <w:tcW w:w="1304" w:type="dxa"/>
          </w:tcPr>
          <w:p w14:paraId="0D403C44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1418" w:type="dxa"/>
          </w:tcPr>
          <w:p w14:paraId="7454A9F5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388" w:type="dxa"/>
          </w:tcPr>
          <w:p w14:paraId="6F09111D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Formato #####-###</w:t>
            </w:r>
          </w:p>
        </w:tc>
      </w:tr>
      <w:tr w:rsidR="002314AD" w:rsidRPr="00CB0380" w14:paraId="5C6ECCE7" w14:textId="77777777" w:rsidTr="004B4A98">
        <w:trPr>
          <w:trHeight w:val="290"/>
        </w:trPr>
        <w:tc>
          <w:tcPr>
            <w:tcW w:w="2093" w:type="dxa"/>
          </w:tcPr>
          <w:p w14:paraId="11A77B9E" w14:textId="3941A231" w:rsidR="002314AD" w:rsidRPr="003965C2" w:rsidRDefault="0048167C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L</w:t>
            </w:r>
            <w:r w:rsidR="002314AD">
              <w:rPr>
                <w:rFonts w:cstheme="minorHAnsi"/>
              </w:rPr>
              <w:t>ogradouro</w:t>
            </w:r>
          </w:p>
        </w:tc>
        <w:tc>
          <w:tcPr>
            <w:tcW w:w="1276" w:type="dxa"/>
          </w:tcPr>
          <w:p w14:paraId="613E1C63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26D3E074" w14:textId="77777777" w:rsidR="002314AD" w:rsidRPr="003965C2" w:rsidRDefault="002314AD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Varchar</w:t>
            </w:r>
            <w:proofErr w:type="spellEnd"/>
          </w:p>
        </w:tc>
        <w:tc>
          <w:tcPr>
            <w:tcW w:w="1304" w:type="dxa"/>
          </w:tcPr>
          <w:p w14:paraId="2956777E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1418" w:type="dxa"/>
          </w:tcPr>
          <w:p w14:paraId="7532DCD6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388" w:type="dxa"/>
          </w:tcPr>
          <w:p w14:paraId="3B4EE332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CB0380" w14:paraId="14B74D63" w14:textId="77777777" w:rsidTr="004B4A98">
        <w:trPr>
          <w:trHeight w:val="290"/>
        </w:trPr>
        <w:tc>
          <w:tcPr>
            <w:tcW w:w="2093" w:type="dxa"/>
          </w:tcPr>
          <w:p w14:paraId="21B7AEA9" w14:textId="03E1DB8F" w:rsidR="002314AD" w:rsidRDefault="0048167C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B</w:t>
            </w:r>
            <w:r w:rsidR="002314AD">
              <w:rPr>
                <w:rFonts w:cstheme="minorHAnsi"/>
              </w:rPr>
              <w:t>airro</w:t>
            </w:r>
          </w:p>
        </w:tc>
        <w:tc>
          <w:tcPr>
            <w:tcW w:w="1276" w:type="dxa"/>
          </w:tcPr>
          <w:p w14:paraId="1EB43CB9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038A48F2" w14:textId="77777777" w:rsidR="002314AD" w:rsidRDefault="002314AD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Varchar</w:t>
            </w:r>
            <w:proofErr w:type="spellEnd"/>
          </w:p>
        </w:tc>
        <w:tc>
          <w:tcPr>
            <w:tcW w:w="1304" w:type="dxa"/>
          </w:tcPr>
          <w:p w14:paraId="6B1D272E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100</w:t>
            </w:r>
          </w:p>
        </w:tc>
        <w:tc>
          <w:tcPr>
            <w:tcW w:w="1418" w:type="dxa"/>
          </w:tcPr>
          <w:p w14:paraId="5875038D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388" w:type="dxa"/>
          </w:tcPr>
          <w:p w14:paraId="1C160B2C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CB0380" w14:paraId="2D570B17" w14:textId="77777777" w:rsidTr="004B4A98">
        <w:trPr>
          <w:trHeight w:val="290"/>
        </w:trPr>
        <w:tc>
          <w:tcPr>
            <w:tcW w:w="2093" w:type="dxa"/>
          </w:tcPr>
          <w:p w14:paraId="57207D7F" w14:textId="77FEBB73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n</w:t>
            </w:r>
            <w:r w:rsidR="002314AD">
              <w:rPr>
                <w:rFonts w:cstheme="minorHAnsi"/>
              </w:rPr>
              <w:t>umero</w:t>
            </w:r>
            <w:r>
              <w:rPr>
                <w:rFonts w:cstheme="minorHAnsi"/>
              </w:rPr>
              <w:t>Local</w:t>
            </w:r>
            <w:proofErr w:type="spellEnd"/>
          </w:p>
        </w:tc>
        <w:tc>
          <w:tcPr>
            <w:tcW w:w="1276" w:type="dxa"/>
          </w:tcPr>
          <w:p w14:paraId="147B4343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57D017D0" w14:textId="77777777" w:rsidR="002314AD" w:rsidRDefault="002314AD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Varchar</w:t>
            </w:r>
            <w:proofErr w:type="spellEnd"/>
          </w:p>
        </w:tc>
        <w:tc>
          <w:tcPr>
            <w:tcW w:w="1304" w:type="dxa"/>
          </w:tcPr>
          <w:p w14:paraId="652E626C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1418" w:type="dxa"/>
          </w:tcPr>
          <w:p w14:paraId="3F82BD99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388" w:type="dxa"/>
          </w:tcPr>
          <w:p w14:paraId="15B073CC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CB0380" w14:paraId="695DD49E" w14:textId="77777777" w:rsidTr="004B4A98">
        <w:trPr>
          <w:trHeight w:val="290"/>
        </w:trPr>
        <w:tc>
          <w:tcPr>
            <w:tcW w:w="2093" w:type="dxa"/>
          </w:tcPr>
          <w:p w14:paraId="7F512ABF" w14:textId="1428511E" w:rsidR="002314AD" w:rsidRPr="003965C2" w:rsidRDefault="0048167C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E</w:t>
            </w:r>
            <w:r w:rsidR="002314AD" w:rsidRPr="003965C2">
              <w:rPr>
                <w:rFonts w:cstheme="minorHAnsi"/>
              </w:rPr>
              <w:t>mail</w:t>
            </w:r>
            <w:proofErr w:type="spellEnd"/>
          </w:p>
        </w:tc>
        <w:tc>
          <w:tcPr>
            <w:tcW w:w="1276" w:type="dxa"/>
          </w:tcPr>
          <w:p w14:paraId="67E1E6D5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6061668C" w14:textId="77777777" w:rsidR="002314AD" w:rsidRPr="003965C2" w:rsidRDefault="002314AD" w:rsidP="000377E0">
            <w:pPr>
              <w:rPr>
                <w:rFonts w:cstheme="minorHAnsi"/>
              </w:rPr>
            </w:pPr>
            <w:proofErr w:type="spellStart"/>
            <w:r w:rsidRPr="003965C2">
              <w:rPr>
                <w:rFonts w:cstheme="minorHAnsi"/>
              </w:rPr>
              <w:t>Varchar</w:t>
            </w:r>
            <w:proofErr w:type="spellEnd"/>
          </w:p>
        </w:tc>
        <w:tc>
          <w:tcPr>
            <w:tcW w:w="1304" w:type="dxa"/>
          </w:tcPr>
          <w:p w14:paraId="13A7FBA7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120</w:t>
            </w:r>
          </w:p>
        </w:tc>
        <w:tc>
          <w:tcPr>
            <w:tcW w:w="1418" w:type="dxa"/>
          </w:tcPr>
          <w:p w14:paraId="2E6DF3A3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388" w:type="dxa"/>
          </w:tcPr>
          <w:p w14:paraId="4B287002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Valor sem máscara de entrada</w:t>
            </w:r>
          </w:p>
        </w:tc>
      </w:tr>
      <w:tr w:rsidR="002314AD" w14:paraId="55C1F64C" w14:textId="77777777" w:rsidTr="004B4A98">
        <w:trPr>
          <w:trHeight w:val="290"/>
        </w:trPr>
        <w:tc>
          <w:tcPr>
            <w:tcW w:w="2093" w:type="dxa"/>
          </w:tcPr>
          <w:p w14:paraId="4FB28DB6" w14:textId="57EA821A" w:rsidR="002314AD" w:rsidRPr="003965C2" w:rsidRDefault="0048167C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S</w:t>
            </w:r>
            <w:r w:rsidR="002314AD" w:rsidRPr="003965C2">
              <w:rPr>
                <w:rFonts w:cstheme="minorHAnsi"/>
              </w:rPr>
              <w:t>enha</w:t>
            </w:r>
          </w:p>
        </w:tc>
        <w:tc>
          <w:tcPr>
            <w:tcW w:w="1276" w:type="dxa"/>
          </w:tcPr>
          <w:p w14:paraId="0FF35091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04668F2A" w14:textId="77777777" w:rsidR="002314AD" w:rsidRPr="003965C2" w:rsidRDefault="002314AD" w:rsidP="000377E0">
            <w:pPr>
              <w:rPr>
                <w:rFonts w:cstheme="minorHAnsi"/>
              </w:rPr>
            </w:pPr>
            <w:proofErr w:type="spellStart"/>
            <w:r w:rsidRPr="003965C2">
              <w:rPr>
                <w:rFonts w:cstheme="minorHAnsi"/>
              </w:rPr>
              <w:t>Varchar</w:t>
            </w:r>
            <w:proofErr w:type="spellEnd"/>
          </w:p>
        </w:tc>
        <w:tc>
          <w:tcPr>
            <w:tcW w:w="1304" w:type="dxa"/>
          </w:tcPr>
          <w:p w14:paraId="6D8EF27B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16</w:t>
            </w:r>
          </w:p>
        </w:tc>
        <w:tc>
          <w:tcPr>
            <w:tcW w:w="1418" w:type="dxa"/>
          </w:tcPr>
          <w:p w14:paraId="1FF949AE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388" w:type="dxa"/>
          </w:tcPr>
          <w:p w14:paraId="398C4864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CB0380" w14:paraId="6F5B5F01" w14:textId="77777777" w:rsidTr="004B4A98">
        <w:trPr>
          <w:trHeight w:val="290"/>
        </w:trPr>
        <w:tc>
          <w:tcPr>
            <w:tcW w:w="2093" w:type="dxa"/>
          </w:tcPr>
          <w:p w14:paraId="0D12B6E0" w14:textId="2F539AE9" w:rsidR="002314AD" w:rsidRPr="003965C2" w:rsidRDefault="0048167C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T</w:t>
            </w:r>
            <w:r w:rsidR="002314AD">
              <w:rPr>
                <w:rFonts w:cstheme="minorHAnsi"/>
              </w:rPr>
              <w:t>elefone</w:t>
            </w:r>
          </w:p>
        </w:tc>
        <w:tc>
          <w:tcPr>
            <w:tcW w:w="1276" w:type="dxa"/>
          </w:tcPr>
          <w:p w14:paraId="21FE6D1E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Multivalorado</w:t>
            </w:r>
          </w:p>
        </w:tc>
        <w:tc>
          <w:tcPr>
            <w:tcW w:w="1134" w:type="dxa"/>
          </w:tcPr>
          <w:p w14:paraId="38ACE526" w14:textId="77777777" w:rsidR="002314AD" w:rsidRPr="003965C2" w:rsidRDefault="002314AD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Varchar</w:t>
            </w:r>
            <w:proofErr w:type="spellEnd"/>
          </w:p>
        </w:tc>
        <w:tc>
          <w:tcPr>
            <w:tcW w:w="1304" w:type="dxa"/>
          </w:tcPr>
          <w:p w14:paraId="5BDFC70F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1418" w:type="dxa"/>
          </w:tcPr>
          <w:p w14:paraId="32E465A3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Não</w:t>
            </w:r>
          </w:p>
        </w:tc>
        <w:tc>
          <w:tcPr>
            <w:tcW w:w="1388" w:type="dxa"/>
          </w:tcPr>
          <w:p w14:paraId="7F1BFA39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Valor sem máscara de entrada</w:t>
            </w:r>
          </w:p>
        </w:tc>
      </w:tr>
      <w:tr w:rsidR="002314AD" w:rsidRPr="00CB0380" w14:paraId="6CCCA06D" w14:textId="77777777" w:rsidTr="004B4A98">
        <w:trPr>
          <w:trHeight w:val="290"/>
        </w:trPr>
        <w:tc>
          <w:tcPr>
            <w:tcW w:w="2093" w:type="dxa"/>
          </w:tcPr>
          <w:p w14:paraId="1F58A4C6" w14:textId="696198DD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n</w:t>
            </w:r>
            <w:r w:rsidR="002314AD">
              <w:rPr>
                <w:rFonts w:cstheme="minorHAnsi"/>
              </w:rPr>
              <w:t>ome</w:t>
            </w:r>
            <w:r>
              <w:rPr>
                <w:rFonts w:cstheme="minorHAnsi"/>
              </w:rPr>
              <w:t>P</w:t>
            </w:r>
            <w:r w:rsidR="002314AD">
              <w:rPr>
                <w:rFonts w:cstheme="minorHAnsi"/>
              </w:rPr>
              <w:t>roprietario</w:t>
            </w:r>
            <w:proofErr w:type="spellEnd"/>
          </w:p>
        </w:tc>
        <w:tc>
          <w:tcPr>
            <w:tcW w:w="1276" w:type="dxa"/>
          </w:tcPr>
          <w:p w14:paraId="26B5F9B4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2E392397" w14:textId="77777777" w:rsidR="002314AD" w:rsidRPr="003965C2" w:rsidRDefault="002314AD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Varchar</w:t>
            </w:r>
            <w:proofErr w:type="spellEnd"/>
          </w:p>
        </w:tc>
        <w:tc>
          <w:tcPr>
            <w:tcW w:w="1304" w:type="dxa"/>
          </w:tcPr>
          <w:p w14:paraId="61173058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120</w:t>
            </w:r>
          </w:p>
        </w:tc>
        <w:tc>
          <w:tcPr>
            <w:tcW w:w="1418" w:type="dxa"/>
          </w:tcPr>
          <w:p w14:paraId="51A68DAA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Não</w:t>
            </w:r>
          </w:p>
        </w:tc>
        <w:tc>
          <w:tcPr>
            <w:tcW w:w="1388" w:type="dxa"/>
          </w:tcPr>
          <w:p w14:paraId="7D958999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CB0380" w14:paraId="615B8705" w14:textId="77777777" w:rsidTr="004B4A98">
        <w:trPr>
          <w:trHeight w:val="290"/>
        </w:trPr>
        <w:tc>
          <w:tcPr>
            <w:tcW w:w="2093" w:type="dxa"/>
          </w:tcPr>
          <w:p w14:paraId="01335A88" w14:textId="05B6F063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</w:t>
            </w:r>
            <w:r w:rsidR="002314AD">
              <w:rPr>
                <w:rFonts w:cstheme="minorHAnsi"/>
              </w:rPr>
              <w:t>orario</w:t>
            </w:r>
            <w:r>
              <w:rPr>
                <w:rFonts w:cstheme="minorHAnsi"/>
              </w:rPr>
              <w:t>A</w:t>
            </w:r>
            <w:r w:rsidR="002314AD">
              <w:rPr>
                <w:rFonts w:cstheme="minorHAnsi"/>
              </w:rPr>
              <w:t>bertura</w:t>
            </w:r>
            <w:proofErr w:type="spellEnd"/>
          </w:p>
        </w:tc>
        <w:tc>
          <w:tcPr>
            <w:tcW w:w="1276" w:type="dxa"/>
          </w:tcPr>
          <w:p w14:paraId="2A24BA4C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5E0BB380" w14:textId="5630C880" w:rsidR="002314AD" w:rsidRPr="003965C2" w:rsidRDefault="00CC0B80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Date</w:t>
            </w:r>
          </w:p>
        </w:tc>
        <w:tc>
          <w:tcPr>
            <w:tcW w:w="1304" w:type="dxa"/>
          </w:tcPr>
          <w:p w14:paraId="01F21C31" w14:textId="77777777" w:rsidR="002314AD" w:rsidRPr="00F31E79" w:rsidRDefault="002314AD" w:rsidP="000377E0">
            <w:pPr>
              <w:rPr>
                <w:rFonts w:cstheme="minorHAnsi"/>
                <w:u w:val="single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1418" w:type="dxa"/>
          </w:tcPr>
          <w:p w14:paraId="40304823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388" w:type="dxa"/>
          </w:tcPr>
          <w:p w14:paraId="174C335F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Formato </w:t>
            </w:r>
            <w:proofErr w:type="spellStart"/>
            <w:r>
              <w:rPr>
                <w:rFonts w:cstheme="minorHAnsi"/>
              </w:rPr>
              <w:t>hh:mm</w:t>
            </w:r>
            <w:proofErr w:type="spellEnd"/>
          </w:p>
        </w:tc>
      </w:tr>
      <w:tr w:rsidR="002314AD" w:rsidRPr="00CB0380" w14:paraId="52C390B4" w14:textId="77777777" w:rsidTr="004B4A98">
        <w:trPr>
          <w:trHeight w:val="290"/>
        </w:trPr>
        <w:tc>
          <w:tcPr>
            <w:tcW w:w="2093" w:type="dxa"/>
          </w:tcPr>
          <w:p w14:paraId="0F57BDE9" w14:textId="2096B79F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</w:t>
            </w:r>
            <w:r w:rsidR="002314AD">
              <w:rPr>
                <w:rFonts w:cstheme="minorHAnsi"/>
              </w:rPr>
              <w:t>orario</w:t>
            </w:r>
            <w:r>
              <w:rPr>
                <w:rFonts w:cstheme="minorHAnsi"/>
              </w:rPr>
              <w:t>F</w:t>
            </w:r>
            <w:r w:rsidR="002314AD">
              <w:rPr>
                <w:rFonts w:cstheme="minorHAnsi"/>
              </w:rPr>
              <w:t>echamento</w:t>
            </w:r>
            <w:proofErr w:type="spellEnd"/>
          </w:p>
        </w:tc>
        <w:tc>
          <w:tcPr>
            <w:tcW w:w="1276" w:type="dxa"/>
          </w:tcPr>
          <w:p w14:paraId="341D471F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Simples </w:t>
            </w:r>
          </w:p>
        </w:tc>
        <w:tc>
          <w:tcPr>
            <w:tcW w:w="1134" w:type="dxa"/>
          </w:tcPr>
          <w:p w14:paraId="623E41EF" w14:textId="510F1B90" w:rsidR="002314AD" w:rsidRPr="003965C2" w:rsidRDefault="00CC0B80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Date</w:t>
            </w:r>
          </w:p>
        </w:tc>
        <w:tc>
          <w:tcPr>
            <w:tcW w:w="1304" w:type="dxa"/>
          </w:tcPr>
          <w:p w14:paraId="09744738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1418" w:type="dxa"/>
          </w:tcPr>
          <w:p w14:paraId="4CDCD735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388" w:type="dxa"/>
          </w:tcPr>
          <w:p w14:paraId="4F38D801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Formato </w:t>
            </w:r>
            <w:proofErr w:type="spellStart"/>
            <w:r>
              <w:rPr>
                <w:rFonts w:cstheme="minorHAnsi"/>
              </w:rPr>
              <w:t>hh:mm</w:t>
            </w:r>
            <w:proofErr w:type="spellEnd"/>
          </w:p>
        </w:tc>
      </w:tr>
      <w:tr w:rsidR="002314AD" w:rsidRPr="00CB0380" w14:paraId="4516F787" w14:textId="77777777" w:rsidTr="004B4A98">
        <w:trPr>
          <w:trHeight w:val="290"/>
        </w:trPr>
        <w:tc>
          <w:tcPr>
            <w:tcW w:w="2093" w:type="dxa"/>
          </w:tcPr>
          <w:p w14:paraId="33932A46" w14:textId="01F7214E" w:rsidR="002314AD" w:rsidRDefault="0048167C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</w:t>
            </w:r>
            <w:r w:rsidR="00CC0B80">
              <w:rPr>
                <w:rFonts w:cstheme="minorHAnsi"/>
              </w:rPr>
              <w:t>egunda</w:t>
            </w:r>
          </w:p>
        </w:tc>
        <w:tc>
          <w:tcPr>
            <w:tcW w:w="1276" w:type="dxa"/>
          </w:tcPr>
          <w:p w14:paraId="2FC993F3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Simples </w:t>
            </w:r>
          </w:p>
        </w:tc>
        <w:tc>
          <w:tcPr>
            <w:tcW w:w="1134" w:type="dxa"/>
          </w:tcPr>
          <w:p w14:paraId="633DA6EB" w14:textId="04BF26D1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Boolean</w:t>
            </w:r>
            <w:proofErr w:type="spellEnd"/>
          </w:p>
        </w:tc>
        <w:tc>
          <w:tcPr>
            <w:tcW w:w="1304" w:type="dxa"/>
          </w:tcPr>
          <w:p w14:paraId="4F3976D0" w14:textId="3440D354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418" w:type="dxa"/>
          </w:tcPr>
          <w:p w14:paraId="6A8FE38D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388" w:type="dxa"/>
          </w:tcPr>
          <w:p w14:paraId="2D1977D5" w14:textId="77777777" w:rsidR="002314AD" w:rsidRDefault="002314AD" w:rsidP="000377E0">
            <w:pPr>
              <w:rPr>
                <w:rFonts w:cstheme="minorHAnsi"/>
              </w:rPr>
            </w:pPr>
          </w:p>
        </w:tc>
      </w:tr>
      <w:tr w:rsidR="00CC0B80" w:rsidRPr="00CB0380" w14:paraId="5605B711" w14:textId="77777777" w:rsidTr="004B4A98">
        <w:trPr>
          <w:trHeight w:val="290"/>
        </w:trPr>
        <w:tc>
          <w:tcPr>
            <w:tcW w:w="2093" w:type="dxa"/>
          </w:tcPr>
          <w:p w14:paraId="61CA043A" w14:textId="06853C6D" w:rsidR="00CC0B80" w:rsidRDefault="0048167C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</w:t>
            </w:r>
            <w:r w:rsidR="00CC0B80">
              <w:rPr>
                <w:rFonts w:cstheme="minorHAnsi"/>
              </w:rPr>
              <w:t>erca</w:t>
            </w:r>
            <w:proofErr w:type="spellEnd"/>
          </w:p>
        </w:tc>
        <w:tc>
          <w:tcPr>
            <w:tcW w:w="1276" w:type="dxa"/>
          </w:tcPr>
          <w:p w14:paraId="1E1105BB" w14:textId="41E4161D" w:rsidR="00CC0B80" w:rsidRDefault="00CC0B80" w:rsidP="00CC0B80">
            <w:pPr>
              <w:ind w:left="0" w:firstLine="0"/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0E15968D" w14:textId="70D4F670" w:rsidR="00CC0B80" w:rsidDel="00CC0B80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Boolean</w:t>
            </w:r>
            <w:proofErr w:type="spellEnd"/>
          </w:p>
        </w:tc>
        <w:tc>
          <w:tcPr>
            <w:tcW w:w="1304" w:type="dxa"/>
          </w:tcPr>
          <w:p w14:paraId="6D3D5ADD" w14:textId="77777777" w:rsidR="00CC0B80" w:rsidDel="00CC0B80" w:rsidRDefault="00CC0B80" w:rsidP="000377E0">
            <w:pPr>
              <w:rPr>
                <w:rFonts w:cstheme="minorHAnsi"/>
              </w:rPr>
            </w:pPr>
          </w:p>
        </w:tc>
        <w:tc>
          <w:tcPr>
            <w:tcW w:w="1418" w:type="dxa"/>
          </w:tcPr>
          <w:p w14:paraId="65D3C09A" w14:textId="38A10717" w:rsidR="00CC0B80" w:rsidRDefault="00CC0B80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388" w:type="dxa"/>
          </w:tcPr>
          <w:p w14:paraId="0790B894" w14:textId="77777777" w:rsidR="00CC0B80" w:rsidRDefault="00CC0B80" w:rsidP="000377E0">
            <w:pPr>
              <w:rPr>
                <w:rFonts w:cstheme="minorHAnsi"/>
              </w:rPr>
            </w:pPr>
          </w:p>
        </w:tc>
      </w:tr>
      <w:tr w:rsidR="00CC0B80" w:rsidRPr="00CB0380" w14:paraId="35CFCCB1" w14:textId="77777777" w:rsidTr="004B4A98">
        <w:trPr>
          <w:trHeight w:val="290"/>
        </w:trPr>
        <w:tc>
          <w:tcPr>
            <w:tcW w:w="2093" w:type="dxa"/>
          </w:tcPr>
          <w:p w14:paraId="28D23ABB" w14:textId="5081DA2B" w:rsidR="00CC0B80" w:rsidRDefault="0048167C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Q</w:t>
            </w:r>
            <w:r w:rsidR="00CC0B80">
              <w:rPr>
                <w:rFonts w:cstheme="minorHAnsi"/>
              </w:rPr>
              <w:t>uarta</w:t>
            </w:r>
          </w:p>
        </w:tc>
        <w:tc>
          <w:tcPr>
            <w:tcW w:w="1276" w:type="dxa"/>
          </w:tcPr>
          <w:p w14:paraId="2423CFD5" w14:textId="3820B0FE" w:rsidR="00CC0B80" w:rsidRDefault="00CC0B80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0CE8E531" w14:textId="57C6ED02" w:rsidR="00CC0B80" w:rsidDel="00CC0B80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Boolean</w:t>
            </w:r>
            <w:proofErr w:type="spellEnd"/>
          </w:p>
        </w:tc>
        <w:tc>
          <w:tcPr>
            <w:tcW w:w="1304" w:type="dxa"/>
          </w:tcPr>
          <w:p w14:paraId="5DAD2EDD" w14:textId="77777777" w:rsidR="00CC0B80" w:rsidDel="00CC0B80" w:rsidRDefault="00CC0B80" w:rsidP="000377E0">
            <w:pPr>
              <w:rPr>
                <w:rFonts w:cstheme="minorHAnsi"/>
              </w:rPr>
            </w:pPr>
          </w:p>
        </w:tc>
        <w:tc>
          <w:tcPr>
            <w:tcW w:w="1418" w:type="dxa"/>
          </w:tcPr>
          <w:p w14:paraId="57EBB89D" w14:textId="57035A7F" w:rsidR="00CC0B80" w:rsidRDefault="00CC0B80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388" w:type="dxa"/>
          </w:tcPr>
          <w:p w14:paraId="09164132" w14:textId="77777777" w:rsidR="00CC0B80" w:rsidRDefault="00CC0B80" w:rsidP="000377E0">
            <w:pPr>
              <w:rPr>
                <w:rFonts w:cstheme="minorHAnsi"/>
              </w:rPr>
            </w:pPr>
          </w:p>
        </w:tc>
      </w:tr>
      <w:tr w:rsidR="00CC0B80" w:rsidRPr="00CB0380" w14:paraId="0295D714" w14:textId="77777777" w:rsidTr="004B4A98">
        <w:trPr>
          <w:trHeight w:val="290"/>
        </w:trPr>
        <w:tc>
          <w:tcPr>
            <w:tcW w:w="2093" w:type="dxa"/>
          </w:tcPr>
          <w:p w14:paraId="2F4FF922" w14:textId="4148A59B" w:rsidR="00CC0B80" w:rsidRDefault="0048167C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Q</w:t>
            </w:r>
            <w:r w:rsidR="00CC0B80">
              <w:rPr>
                <w:rFonts w:cstheme="minorHAnsi"/>
              </w:rPr>
              <w:t>uinta</w:t>
            </w:r>
          </w:p>
        </w:tc>
        <w:tc>
          <w:tcPr>
            <w:tcW w:w="1276" w:type="dxa"/>
          </w:tcPr>
          <w:p w14:paraId="2A1555CF" w14:textId="1C4CD161" w:rsidR="00CC0B80" w:rsidRDefault="00CC0B80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0F89B27B" w14:textId="40A20F7A" w:rsidR="00CC0B80" w:rsidDel="00CC0B80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Boolean</w:t>
            </w:r>
            <w:proofErr w:type="spellEnd"/>
          </w:p>
        </w:tc>
        <w:tc>
          <w:tcPr>
            <w:tcW w:w="1304" w:type="dxa"/>
          </w:tcPr>
          <w:p w14:paraId="3090C8B7" w14:textId="77777777" w:rsidR="00CC0B80" w:rsidDel="00CC0B80" w:rsidRDefault="00CC0B80" w:rsidP="000377E0">
            <w:pPr>
              <w:rPr>
                <w:rFonts w:cstheme="minorHAnsi"/>
              </w:rPr>
            </w:pPr>
          </w:p>
        </w:tc>
        <w:tc>
          <w:tcPr>
            <w:tcW w:w="1418" w:type="dxa"/>
          </w:tcPr>
          <w:p w14:paraId="3D70D884" w14:textId="21495CE2" w:rsidR="00CC0B80" w:rsidRDefault="00CC0B80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388" w:type="dxa"/>
          </w:tcPr>
          <w:p w14:paraId="2D2F1719" w14:textId="77777777" w:rsidR="00CC0B80" w:rsidRDefault="00CC0B80" w:rsidP="000377E0">
            <w:pPr>
              <w:rPr>
                <w:rFonts w:cstheme="minorHAnsi"/>
              </w:rPr>
            </w:pPr>
          </w:p>
        </w:tc>
      </w:tr>
      <w:tr w:rsidR="00CC0B80" w:rsidRPr="00CB0380" w14:paraId="79264905" w14:textId="77777777" w:rsidTr="004B4A98">
        <w:trPr>
          <w:trHeight w:val="290"/>
        </w:trPr>
        <w:tc>
          <w:tcPr>
            <w:tcW w:w="2093" w:type="dxa"/>
          </w:tcPr>
          <w:p w14:paraId="26930800" w14:textId="43D46AA7" w:rsidR="00CC0B80" w:rsidRDefault="0048167C" w:rsidP="00CC0B80">
            <w:pPr>
              <w:rPr>
                <w:rFonts w:cstheme="minorHAnsi"/>
              </w:rPr>
            </w:pPr>
            <w:r>
              <w:rPr>
                <w:rFonts w:cstheme="minorHAnsi"/>
              </w:rPr>
              <w:t>S</w:t>
            </w:r>
            <w:r w:rsidR="00CC0B80">
              <w:rPr>
                <w:rFonts w:cstheme="minorHAnsi"/>
              </w:rPr>
              <w:t>exta</w:t>
            </w:r>
          </w:p>
        </w:tc>
        <w:tc>
          <w:tcPr>
            <w:tcW w:w="1276" w:type="dxa"/>
          </w:tcPr>
          <w:p w14:paraId="71A6BE04" w14:textId="1ABC2AAE" w:rsidR="00CC0B80" w:rsidRDefault="00CC0B80" w:rsidP="00CC0B8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24D48D60" w14:textId="3FBE1799" w:rsidR="00CC0B80" w:rsidDel="00CC0B80" w:rsidRDefault="00CC0B80" w:rsidP="00CC0B8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Boolean</w:t>
            </w:r>
            <w:proofErr w:type="spellEnd"/>
          </w:p>
        </w:tc>
        <w:tc>
          <w:tcPr>
            <w:tcW w:w="1304" w:type="dxa"/>
          </w:tcPr>
          <w:p w14:paraId="09406156" w14:textId="77777777" w:rsidR="00CC0B80" w:rsidDel="00CC0B80" w:rsidRDefault="00CC0B80" w:rsidP="00CC0B80">
            <w:pPr>
              <w:rPr>
                <w:rFonts w:cstheme="minorHAnsi"/>
              </w:rPr>
            </w:pPr>
          </w:p>
        </w:tc>
        <w:tc>
          <w:tcPr>
            <w:tcW w:w="1418" w:type="dxa"/>
          </w:tcPr>
          <w:p w14:paraId="05E2E255" w14:textId="167D0539" w:rsidR="00CC0B80" w:rsidRDefault="00CC0B80" w:rsidP="00CC0B8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388" w:type="dxa"/>
          </w:tcPr>
          <w:p w14:paraId="6C11924B" w14:textId="77777777" w:rsidR="00CC0B80" w:rsidRDefault="00CC0B80" w:rsidP="00CC0B80">
            <w:pPr>
              <w:rPr>
                <w:rFonts w:cstheme="minorHAnsi"/>
              </w:rPr>
            </w:pPr>
          </w:p>
        </w:tc>
      </w:tr>
      <w:tr w:rsidR="00CC0B80" w:rsidRPr="00CB0380" w14:paraId="566B6F16" w14:textId="77777777" w:rsidTr="004B4A98">
        <w:trPr>
          <w:trHeight w:val="290"/>
        </w:trPr>
        <w:tc>
          <w:tcPr>
            <w:tcW w:w="2093" w:type="dxa"/>
          </w:tcPr>
          <w:p w14:paraId="5C679784" w14:textId="4DC37444" w:rsidR="00CC0B80" w:rsidRDefault="0048167C" w:rsidP="00CC0B80">
            <w:pPr>
              <w:rPr>
                <w:rFonts w:cstheme="minorHAnsi"/>
              </w:rPr>
            </w:pPr>
            <w:r>
              <w:rPr>
                <w:rFonts w:cstheme="minorHAnsi"/>
              </w:rPr>
              <w:t>Sábado</w:t>
            </w:r>
          </w:p>
        </w:tc>
        <w:tc>
          <w:tcPr>
            <w:tcW w:w="1276" w:type="dxa"/>
          </w:tcPr>
          <w:p w14:paraId="0D2C7FCB" w14:textId="7A9C1FDF" w:rsidR="00CC0B80" w:rsidRDefault="00CC0B80" w:rsidP="00CC0B8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7F2F443E" w14:textId="4DC94253" w:rsidR="00CC0B80" w:rsidDel="00CC0B80" w:rsidRDefault="00CC0B80" w:rsidP="00CC0B8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Boolean</w:t>
            </w:r>
            <w:proofErr w:type="spellEnd"/>
          </w:p>
        </w:tc>
        <w:tc>
          <w:tcPr>
            <w:tcW w:w="1304" w:type="dxa"/>
          </w:tcPr>
          <w:p w14:paraId="5359F2E3" w14:textId="77777777" w:rsidR="00CC0B80" w:rsidDel="00CC0B80" w:rsidRDefault="00CC0B80" w:rsidP="00CC0B80">
            <w:pPr>
              <w:rPr>
                <w:rFonts w:cstheme="minorHAnsi"/>
              </w:rPr>
            </w:pPr>
          </w:p>
        </w:tc>
        <w:tc>
          <w:tcPr>
            <w:tcW w:w="1418" w:type="dxa"/>
          </w:tcPr>
          <w:p w14:paraId="3CC7CBC0" w14:textId="553E1B3F" w:rsidR="00CC0B80" w:rsidRDefault="00CC0B80" w:rsidP="00CC0B8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388" w:type="dxa"/>
          </w:tcPr>
          <w:p w14:paraId="57E0640F" w14:textId="77777777" w:rsidR="00CC0B80" w:rsidRDefault="00CC0B80" w:rsidP="00CC0B80">
            <w:pPr>
              <w:rPr>
                <w:rFonts w:cstheme="minorHAnsi"/>
              </w:rPr>
            </w:pPr>
          </w:p>
        </w:tc>
      </w:tr>
      <w:tr w:rsidR="00CC0B80" w:rsidRPr="00CB0380" w14:paraId="69A7A237" w14:textId="77777777" w:rsidTr="004B4A98">
        <w:trPr>
          <w:trHeight w:val="290"/>
        </w:trPr>
        <w:tc>
          <w:tcPr>
            <w:tcW w:w="2093" w:type="dxa"/>
          </w:tcPr>
          <w:p w14:paraId="6047CFA2" w14:textId="4F810AD4" w:rsidR="00CC0B80" w:rsidRDefault="0048167C" w:rsidP="00CC0B80">
            <w:pPr>
              <w:rPr>
                <w:rFonts w:cstheme="minorHAnsi"/>
              </w:rPr>
            </w:pPr>
            <w:r>
              <w:rPr>
                <w:rFonts w:cstheme="minorHAnsi"/>
              </w:rPr>
              <w:t>D</w:t>
            </w:r>
            <w:r w:rsidR="00CC0B80">
              <w:rPr>
                <w:rFonts w:cstheme="minorHAnsi"/>
              </w:rPr>
              <w:t>omingo</w:t>
            </w:r>
          </w:p>
        </w:tc>
        <w:tc>
          <w:tcPr>
            <w:tcW w:w="1276" w:type="dxa"/>
          </w:tcPr>
          <w:p w14:paraId="3DF56DD7" w14:textId="527F9F4D" w:rsidR="00CC0B80" w:rsidRDefault="00CC0B80" w:rsidP="00CC0B8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0B83B1D7" w14:textId="050F3F64" w:rsidR="00CC0B80" w:rsidDel="00CC0B80" w:rsidRDefault="00CC0B80" w:rsidP="00CC0B8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Boolean</w:t>
            </w:r>
            <w:proofErr w:type="spellEnd"/>
          </w:p>
        </w:tc>
        <w:tc>
          <w:tcPr>
            <w:tcW w:w="1304" w:type="dxa"/>
          </w:tcPr>
          <w:p w14:paraId="564A4BB0" w14:textId="77777777" w:rsidR="00CC0B80" w:rsidDel="00CC0B80" w:rsidRDefault="00CC0B80" w:rsidP="00CC0B80">
            <w:pPr>
              <w:rPr>
                <w:rFonts w:cstheme="minorHAnsi"/>
              </w:rPr>
            </w:pPr>
          </w:p>
        </w:tc>
        <w:tc>
          <w:tcPr>
            <w:tcW w:w="1418" w:type="dxa"/>
          </w:tcPr>
          <w:p w14:paraId="7B467CD2" w14:textId="4AA81AED" w:rsidR="00CC0B80" w:rsidRDefault="00CC0B80" w:rsidP="00CC0B8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388" w:type="dxa"/>
          </w:tcPr>
          <w:p w14:paraId="5A2F74FB" w14:textId="77777777" w:rsidR="00CC0B80" w:rsidRDefault="00CC0B80" w:rsidP="00CC0B80">
            <w:pPr>
              <w:rPr>
                <w:rFonts w:cstheme="minorHAnsi"/>
              </w:rPr>
            </w:pPr>
          </w:p>
        </w:tc>
      </w:tr>
      <w:tr w:rsidR="00CC0B80" w:rsidRPr="00CB0380" w14:paraId="70E5F902" w14:textId="77777777" w:rsidTr="004B4A98">
        <w:trPr>
          <w:trHeight w:val="290"/>
        </w:trPr>
        <w:tc>
          <w:tcPr>
            <w:tcW w:w="2093" w:type="dxa"/>
          </w:tcPr>
          <w:p w14:paraId="64D64F0F" w14:textId="18247B94" w:rsidR="00CC0B80" w:rsidRDefault="0048167C" w:rsidP="00CC0B80">
            <w:pPr>
              <w:rPr>
                <w:rFonts w:cstheme="minorHAnsi"/>
              </w:rPr>
            </w:pPr>
            <w:r>
              <w:rPr>
                <w:rFonts w:cstheme="minorHAnsi"/>
              </w:rPr>
              <w:t>V</w:t>
            </w:r>
            <w:r w:rsidR="00CC0B80">
              <w:rPr>
                <w:rFonts w:cstheme="minorHAnsi"/>
              </w:rPr>
              <w:t>alidado</w:t>
            </w:r>
          </w:p>
        </w:tc>
        <w:tc>
          <w:tcPr>
            <w:tcW w:w="1276" w:type="dxa"/>
          </w:tcPr>
          <w:p w14:paraId="0CA3CF97" w14:textId="741DD439" w:rsidR="00CC0B80" w:rsidRDefault="00CC0B80" w:rsidP="00CC0B8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035F7EDE" w14:textId="7EC84F05" w:rsidR="00CC0B80" w:rsidRDefault="00CC0B80" w:rsidP="00CC0B8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Boolean</w:t>
            </w:r>
            <w:proofErr w:type="spellEnd"/>
          </w:p>
        </w:tc>
        <w:tc>
          <w:tcPr>
            <w:tcW w:w="1304" w:type="dxa"/>
          </w:tcPr>
          <w:p w14:paraId="0192C82B" w14:textId="77777777" w:rsidR="00CC0B80" w:rsidDel="00CC0B80" w:rsidRDefault="00CC0B80" w:rsidP="00CC0B80">
            <w:pPr>
              <w:rPr>
                <w:rFonts w:cstheme="minorHAnsi"/>
              </w:rPr>
            </w:pPr>
          </w:p>
        </w:tc>
        <w:tc>
          <w:tcPr>
            <w:tcW w:w="1418" w:type="dxa"/>
          </w:tcPr>
          <w:p w14:paraId="7715D1F7" w14:textId="690C3E64" w:rsidR="00CC0B80" w:rsidRDefault="00CC0B80" w:rsidP="00CC0B8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388" w:type="dxa"/>
          </w:tcPr>
          <w:p w14:paraId="1B3307FF" w14:textId="77777777" w:rsidR="00CC0B80" w:rsidRDefault="00CC0B80" w:rsidP="00CC0B8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True</w:t>
            </w:r>
            <w:proofErr w:type="spellEnd"/>
            <w:r>
              <w:rPr>
                <w:rFonts w:cstheme="minorHAnsi"/>
              </w:rPr>
              <w:t>=Validado</w:t>
            </w:r>
          </w:p>
          <w:p w14:paraId="1B24E15A" w14:textId="7CBC68AA" w:rsidR="00CC0B80" w:rsidRDefault="00CC0B80" w:rsidP="00CC0B80">
            <w:pPr>
              <w:rPr>
                <w:rFonts w:cstheme="minorHAnsi"/>
              </w:rPr>
            </w:pPr>
            <w:r>
              <w:rPr>
                <w:rFonts w:cstheme="minorHAnsi"/>
              </w:rPr>
              <w:t>False=Pendente</w:t>
            </w:r>
          </w:p>
        </w:tc>
      </w:tr>
      <w:tr w:rsidR="002314AD" w:rsidRPr="00CB0380" w14:paraId="7DEAE03D" w14:textId="77777777" w:rsidTr="004B4A98">
        <w:trPr>
          <w:trHeight w:val="290"/>
        </w:trPr>
        <w:tc>
          <w:tcPr>
            <w:tcW w:w="2093" w:type="dxa"/>
          </w:tcPr>
          <w:p w14:paraId="1D22C505" w14:textId="35F80838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</w:t>
            </w:r>
            <w:r w:rsidR="002314AD">
              <w:rPr>
                <w:rFonts w:cstheme="minorHAnsi"/>
              </w:rPr>
              <w:t>tatus</w:t>
            </w:r>
            <w:r>
              <w:rPr>
                <w:rFonts w:cstheme="minorHAnsi"/>
              </w:rPr>
              <w:t>Empresa</w:t>
            </w:r>
            <w:proofErr w:type="spellEnd"/>
          </w:p>
        </w:tc>
        <w:tc>
          <w:tcPr>
            <w:tcW w:w="1276" w:type="dxa"/>
          </w:tcPr>
          <w:p w14:paraId="59ED1586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775FA52C" w14:textId="076029DC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Boolean</w:t>
            </w:r>
            <w:proofErr w:type="spellEnd"/>
          </w:p>
        </w:tc>
        <w:tc>
          <w:tcPr>
            <w:tcW w:w="1304" w:type="dxa"/>
          </w:tcPr>
          <w:p w14:paraId="2B506D9D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418" w:type="dxa"/>
          </w:tcPr>
          <w:p w14:paraId="4789F7C7" w14:textId="77777777" w:rsidR="002314AD" w:rsidRDefault="002314AD" w:rsidP="000377E0">
            <w:pPr>
              <w:rPr>
                <w:rFonts w:cstheme="minorHAnsi"/>
              </w:rPr>
            </w:pPr>
          </w:p>
        </w:tc>
        <w:tc>
          <w:tcPr>
            <w:tcW w:w="1388" w:type="dxa"/>
          </w:tcPr>
          <w:p w14:paraId="1F6012B1" w14:textId="77777777" w:rsidR="00CC0B80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True</w:t>
            </w:r>
            <w:proofErr w:type="spellEnd"/>
            <w:r>
              <w:rPr>
                <w:rFonts w:cstheme="minorHAnsi"/>
              </w:rPr>
              <w:t>=Ativo</w:t>
            </w:r>
          </w:p>
          <w:p w14:paraId="1E5D574D" w14:textId="5F599D26" w:rsidR="002314AD" w:rsidRDefault="00CC0B80" w:rsidP="00CC0B80">
            <w:pPr>
              <w:rPr>
                <w:rFonts w:cstheme="minorHAnsi"/>
              </w:rPr>
            </w:pPr>
            <w:r>
              <w:rPr>
                <w:rFonts w:cstheme="minorHAnsi"/>
              </w:rPr>
              <w:t>False=Inativo</w:t>
            </w:r>
          </w:p>
        </w:tc>
      </w:tr>
    </w:tbl>
    <w:p w14:paraId="36A97800" w14:textId="77777777" w:rsidR="002314AD" w:rsidRDefault="002314AD" w:rsidP="002314AD">
      <w:pPr>
        <w:rPr>
          <w:rFonts w:cstheme="minorHAnsi"/>
          <w:u w:val="single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55"/>
        <w:gridCol w:w="1335"/>
        <w:gridCol w:w="1842"/>
        <w:gridCol w:w="1215"/>
        <w:gridCol w:w="1389"/>
        <w:gridCol w:w="1651"/>
      </w:tblGrid>
      <w:tr w:rsidR="002314AD" w14:paraId="66ACA2AC" w14:textId="77777777" w:rsidTr="000377E0">
        <w:trPr>
          <w:trHeight w:val="290"/>
        </w:trPr>
        <w:tc>
          <w:tcPr>
            <w:tcW w:w="8494" w:type="dxa"/>
            <w:gridSpan w:val="6"/>
          </w:tcPr>
          <w:p w14:paraId="1E6D6AF3" w14:textId="77777777" w:rsidR="002314AD" w:rsidRDefault="002314AD" w:rsidP="000377E0">
            <w:pPr>
              <w:rPr>
                <w:rFonts w:cstheme="minorHAnsi"/>
                <w:u w:val="single"/>
              </w:rPr>
            </w:pPr>
            <w:r>
              <w:rPr>
                <w:rFonts w:cstheme="minorHAnsi"/>
                <w:u w:val="single"/>
              </w:rPr>
              <w:t>Entidade: Administrador</w:t>
            </w:r>
          </w:p>
        </w:tc>
      </w:tr>
      <w:tr w:rsidR="00CC0B80" w14:paraId="20D60306" w14:textId="77777777" w:rsidTr="000377E0">
        <w:trPr>
          <w:trHeight w:val="290"/>
        </w:trPr>
        <w:tc>
          <w:tcPr>
            <w:tcW w:w="1930" w:type="dxa"/>
            <w:shd w:val="clear" w:color="auto" w:fill="000000" w:themeFill="text1"/>
          </w:tcPr>
          <w:p w14:paraId="07E99BBF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Atributo</w:t>
            </w:r>
          </w:p>
        </w:tc>
        <w:tc>
          <w:tcPr>
            <w:tcW w:w="1595" w:type="dxa"/>
            <w:shd w:val="clear" w:color="auto" w:fill="000000" w:themeFill="text1"/>
          </w:tcPr>
          <w:p w14:paraId="28089A26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Classe</w:t>
            </w:r>
          </w:p>
        </w:tc>
        <w:tc>
          <w:tcPr>
            <w:tcW w:w="981" w:type="dxa"/>
            <w:shd w:val="clear" w:color="auto" w:fill="000000" w:themeFill="text1"/>
          </w:tcPr>
          <w:p w14:paraId="6D0E5A46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Tipo</w:t>
            </w:r>
          </w:p>
        </w:tc>
        <w:tc>
          <w:tcPr>
            <w:tcW w:w="1136" w:type="dxa"/>
            <w:shd w:val="clear" w:color="auto" w:fill="000000" w:themeFill="text1"/>
          </w:tcPr>
          <w:p w14:paraId="5AAA31A7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Tamanho</w:t>
            </w:r>
          </w:p>
        </w:tc>
        <w:tc>
          <w:tcPr>
            <w:tcW w:w="1340" w:type="dxa"/>
            <w:shd w:val="clear" w:color="auto" w:fill="000000" w:themeFill="text1"/>
          </w:tcPr>
          <w:p w14:paraId="4E3FC82E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Obrigatório</w:t>
            </w:r>
          </w:p>
        </w:tc>
        <w:tc>
          <w:tcPr>
            <w:tcW w:w="1512" w:type="dxa"/>
            <w:shd w:val="clear" w:color="auto" w:fill="000000" w:themeFill="text1"/>
          </w:tcPr>
          <w:p w14:paraId="7FEF77DB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Descrição</w:t>
            </w:r>
          </w:p>
        </w:tc>
      </w:tr>
      <w:tr w:rsidR="00CC0B80" w:rsidRPr="003965C2" w14:paraId="16606680" w14:textId="77777777" w:rsidTr="000377E0">
        <w:trPr>
          <w:trHeight w:val="302"/>
        </w:trPr>
        <w:tc>
          <w:tcPr>
            <w:tcW w:w="1930" w:type="dxa"/>
          </w:tcPr>
          <w:p w14:paraId="4D3EB766" w14:textId="5CA0BA67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</w:t>
            </w:r>
            <w:r w:rsidR="002314AD">
              <w:rPr>
                <w:rFonts w:cstheme="minorHAnsi"/>
              </w:rPr>
              <w:t>od</w:t>
            </w:r>
            <w:r>
              <w:rPr>
                <w:rFonts w:cstheme="minorHAnsi"/>
              </w:rPr>
              <w:t>A</w:t>
            </w:r>
            <w:r w:rsidR="002314AD">
              <w:rPr>
                <w:rFonts w:cstheme="minorHAnsi"/>
              </w:rPr>
              <w:t>dmin</w:t>
            </w:r>
            <w:proofErr w:type="spellEnd"/>
          </w:p>
        </w:tc>
        <w:tc>
          <w:tcPr>
            <w:tcW w:w="1595" w:type="dxa"/>
          </w:tcPr>
          <w:p w14:paraId="7A0EA30F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primaria</w:t>
            </w:r>
          </w:p>
        </w:tc>
        <w:tc>
          <w:tcPr>
            <w:tcW w:w="981" w:type="dxa"/>
          </w:tcPr>
          <w:p w14:paraId="1E9282F1" w14:textId="1D1BE97F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long</w:t>
            </w:r>
            <w:proofErr w:type="spellEnd"/>
          </w:p>
        </w:tc>
        <w:tc>
          <w:tcPr>
            <w:tcW w:w="1136" w:type="dxa"/>
          </w:tcPr>
          <w:p w14:paraId="75B62134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40" w:type="dxa"/>
          </w:tcPr>
          <w:p w14:paraId="6724B6EF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12" w:type="dxa"/>
          </w:tcPr>
          <w:p w14:paraId="068AD029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CC0B80" w:rsidRPr="003965C2" w14:paraId="02062B20" w14:textId="77777777" w:rsidTr="000377E0">
        <w:trPr>
          <w:trHeight w:val="290"/>
        </w:trPr>
        <w:tc>
          <w:tcPr>
            <w:tcW w:w="1930" w:type="dxa"/>
          </w:tcPr>
          <w:p w14:paraId="0B48F96C" w14:textId="7A1404EB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n</w:t>
            </w:r>
            <w:r w:rsidR="002314AD" w:rsidRPr="003965C2">
              <w:rPr>
                <w:rFonts w:cstheme="minorHAnsi"/>
              </w:rPr>
              <w:t>ome</w:t>
            </w:r>
            <w:r>
              <w:rPr>
                <w:rFonts w:cstheme="minorHAnsi"/>
              </w:rPr>
              <w:t>C</w:t>
            </w:r>
            <w:r w:rsidR="002314AD">
              <w:rPr>
                <w:rFonts w:cstheme="minorHAnsi"/>
              </w:rPr>
              <w:t>ompleto</w:t>
            </w:r>
            <w:proofErr w:type="spellEnd"/>
          </w:p>
        </w:tc>
        <w:tc>
          <w:tcPr>
            <w:tcW w:w="1595" w:type="dxa"/>
          </w:tcPr>
          <w:p w14:paraId="09954B33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981" w:type="dxa"/>
          </w:tcPr>
          <w:p w14:paraId="3F72A863" w14:textId="0646DC2C" w:rsidR="002314AD" w:rsidRPr="003965C2" w:rsidRDefault="002314AD" w:rsidP="000377E0">
            <w:pPr>
              <w:rPr>
                <w:rFonts w:cstheme="minorHAnsi"/>
              </w:rPr>
            </w:pPr>
            <w:del w:id="280" w:author="katy zaparolly" w:date="2018-06-19T23:02:00Z">
              <w:r w:rsidRPr="003965C2" w:rsidDel="0048167C">
                <w:rPr>
                  <w:rFonts w:cstheme="minorHAnsi"/>
                </w:rPr>
                <w:delText>varchar</w:delText>
              </w:r>
            </w:del>
            <w:proofErr w:type="spellStart"/>
            <w:ins w:id="281" w:author="katy zaparolly" w:date="2018-06-19T23:02:00Z">
              <w:r w:rsidR="0048167C" w:rsidRPr="003965C2">
                <w:rPr>
                  <w:rFonts w:cstheme="minorHAnsi"/>
                </w:rPr>
                <w:t>Varchar</w:t>
              </w:r>
            </w:ins>
            <w:proofErr w:type="spellEnd"/>
          </w:p>
        </w:tc>
        <w:tc>
          <w:tcPr>
            <w:tcW w:w="1136" w:type="dxa"/>
          </w:tcPr>
          <w:p w14:paraId="2CB2B508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120</w:t>
            </w:r>
          </w:p>
        </w:tc>
        <w:tc>
          <w:tcPr>
            <w:tcW w:w="1340" w:type="dxa"/>
          </w:tcPr>
          <w:p w14:paraId="5ED7D04B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12" w:type="dxa"/>
          </w:tcPr>
          <w:p w14:paraId="185EA5AA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CC0B80" w:rsidRPr="003965C2" w14:paraId="032FA163" w14:textId="77777777" w:rsidTr="000377E0">
        <w:trPr>
          <w:trHeight w:val="290"/>
        </w:trPr>
        <w:tc>
          <w:tcPr>
            <w:tcW w:w="1930" w:type="dxa"/>
          </w:tcPr>
          <w:p w14:paraId="41B11F3A" w14:textId="6D0D9A6A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dtN</w:t>
            </w:r>
            <w:r w:rsidR="002314AD">
              <w:rPr>
                <w:rFonts w:cstheme="minorHAnsi"/>
              </w:rPr>
              <w:t>ascimento</w:t>
            </w:r>
            <w:proofErr w:type="spellEnd"/>
          </w:p>
        </w:tc>
        <w:tc>
          <w:tcPr>
            <w:tcW w:w="1595" w:type="dxa"/>
          </w:tcPr>
          <w:p w14:paraId="4307BB2E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981" w:type="dxa"/>
          </w:tcPr>
          <w:p w14:paraId="1AA4ACA7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Date</w:t>
            </w:r>
          </w:p>
        </w:tc>
        <w:tc>
          <w:tcPr>
            <w:tcW w:w="1136" w:type="dxa"/>
          </w:tcPr>
          <w:p w14:paraId="3A804D72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40" w:type="dxa"/>
          </w:tcPr>
          <w:p w14:paraId="6727F2E4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12" w:type="dxa"/>
          </w:tcPr>
          <w:p w14:paraId="029E04ED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Formato </w:t>
            </w:r>
            <w:proofErr w:type="spellStart"/>
            <w:r>
              <w:rPr>
                <w:rFonts w:cstheme="minorHAnsi"/>
              </w:rPr>
              <w:t>dd</w:t>
            </w:r>
            <w:proofErr w:type="spellEnd"/>
            <w:r>
              <w:rPr>
                <w:rFonts w:cstheme="minorHAnsi"/>
              </w:rPr>
              <w:t>/mm/</w:t>
            </w:r>
            <w:proofErr w:type="spellStart"/>
            <w:r>
              <w:rPr>
                <w:rFonts w:cstheme="minorHAnsi"/>
              </w:rPr>
              <w:t>aaaa</w:t>
            </w:r>
            <w:proofErr w:type="spellEnd"/>
          </w:p>
        </w:tc>
      </w:tr>
      <w:tr w:rsidR="00CC0B80" w:rsidRPr="003965C2" w14:paraId="33D56FA3" w14:textId="77777777" w:rsidTr="000377E0">
        <w:trPr>
          <w:trHeight w:val="290"/>
        </w:trPr>
        <w:tc>
          <w:tcPr>
            <w:tcW w:w="1930" w:type="dxa"/>
          </w:tcPr>
          <w:p w14:paraId="554F09AA" w14:textId="3DE9B5D7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</w:t>
            </w:r>
            <w:r w:rsidR="002314AD">
              <w:rPr>
                <w:rFonts w:cstheme="minorHAnsi"/>
              </w:rPr>
              <w:t>pf</w:t>
            </w:r>
            <w:proofErr w:type="spellEnd"/>
            <w:r w:rsidR="002314AD">
              <w:rPr>
                <w:rFonts w:cstheme="minorHAnsi"/>
              </w:rPr>
              <w:t xml:space="preserve"> </w:t>
            </w:r>
          </w:p>
        </w:tc>
        <w:tc>
          <w:tcPr>
            <w:tcW w:w="1595" w:type="dxa"/>
          </w:tcPr>
          <w:p w14:paraId="5432A029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candidata</w:t>
            </w:r>
          </w:p>
        </w:tc>
        <w:tc>
          <w:tcPr>
            <w:tcW w:w="981" w:type="dxa"/>
          </w:tcPr>
          <w:p w14:paraId="35371C30" w14:textId="77777777" w:rsidR="002314AD" w:rsidRDefault="002314AD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Varchar</w:t>
            </w:r>
            <w:proofErr w:type="spellEnd"/>
          </w:p>
        </w:tc>
        <w:tc>
          <w:tcPr>
            <w:tcW w:w="1136" w:type="dxa"/>
          </w:tcPr>
          <w:p w14:paraId="1E41285E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1340" w:type="dxa"/>
          </w:tcPr>
          <w:p w14:paraId="44B66A33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12" w:type="dxa"/>
          </w:tcPr>
          <w:p w14:paraId="25150E61" w14:textId="77777777" w:rsidR="002314AD" w:rsidRDefault="002314AD" w:rsidP="000377E0">
            <w:pPr>
              <w:rPr>
                <w:rFonts w:cstheme="minorHAnsi"/>
              </w:rPr>
            </w:pPr>
          </w:p>
        </w:tc>
      </w:tr>
      <w:tr w:rsidR="00CC0B80" w:rsidRPr="003965C2" w14:paraId="47192BBC" w14:textId="77777777" w:rsidTr="000377E0">
        <w:trPr>
          <w:trHeight w:val="290"/>
        </w:trPr>
        <w:tc>
          <w:tcPr>
            <w:tcW w:w="1930" w:type="dxa"/>
          </w:tcPr>
          <w:p w14:paraId="1E28963C" w14:textId="2B3A80E5" w:rsidR="002314AD" w:rsidRPr="003965C2" w:rsidRDefault="0048167C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lastRenderedPageBreak/>
              <w:t>E</w:t>
            </w:r>
            <w:r w:rsidR="002314AD" w:rsidRPr="003965C2">
              <w:rPr>
                <w:rFonts w:cstheme="minorHAnsi"/>
              </w:rPr>
              <w:t>mail</w:t>
            </w:r>
            <w:proofErr w:type="spellEnd"/>
          </w:p>
        </w:tc>
        <w:tc>
          <w:tcPr>
            <w:tcW w:w="1595" w:type="dxa"/>
          </w:tcPr>
          <w:p w14:paraId="1618435B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981" w:type="dxa"/>
          </w:tcPr>
          <w:p w14:paraId="3BDCBF71" w14:textId="77777777" w:rsidR="002314AD" w:rsidRPr="003965C2" w:rsidRDefault="002314AD" w:rsidP="000377E0">
            <w:pPr>
              <w:rPr>
                <w:rFonts w:cstheme="minorHAnsi"/>
              </w:rPr>
            </w:pPr>
            <w:proofErr w:type="spellStart"/>
            <w:r w:rsidRPr="003965C2">
              <w:rPr>
                <w:rFonts w:cstheme="minorHAnsi"/>
              </w:rPr>
              <w:t>Varchar</w:t>
            </w:r>
            <w:proofErr w:type="spellEnd"/>
          </w:p>
        </w:tc>
        <w:tc>
          <w:tcPr>
            <w:tcW w:w="1136" w:type="dxa"/>
          </w:tcPr>
          <w:p w14:paraId="1EA93389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120</w:t>
            </w:r>
          </w:p>
        </w:tc>
        <w:tc>
          <w:tcPr>
            <w:tcW w:w="1340" w:type="dxa"/>
          </w:tcPr>
          <w:p w14:paraId="5C2ACE4F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12" w:type="dxa"/>
          </w:tcPr>
          <w:p w14:paraId="713987BC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Valor sem máscara de entrada</w:t>
            </w:r>
          </w:p>
        </w:tc>
      </w:tr>
      <w:tr w:rsidR="00CC0B80" w:rsidRPr="003965C2" w14:paraId="28212696" w14:textId="77777777" w:rsidTr="000377E0">
        <w:trPr>
          <w:trHeight w:val="290"/>
        </w:trPr>
        <w:tc>
          <w:tcPr>
            <w:tcW w:w="1930" w:type="dxa"/>
          </w:tcPr>
          <w:p w14:paraId="2BAFAFA1" w14:textId="098B53F8" w:rsidR="002314AD" w:rsidRPr="003965C2" w:rsidRDefault="0048167C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</w:t>
            </w:r>
            <w:r w:rsidR="002314AD" w:rsidRPr="003965C2">
              <w:rPr>
                <w:rFonts w:cstheme="minorHAnsi"/>
              </w:rPr>
              <w:t>enha</w:t>
            </w:r>
          </w:p>
        </w:tc>
        <w:tc>
          <w:tcPr>
            <w:tcW w:w="1595" w:type="dxa"/>
          </w:tcPr>
          <w:p w14:paraId="0DF16F49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981" w:type="dxa"/>
          </w:tcPr>
          <w:p w14:paraId="0246F50D" w14:textId="77777777" w:rsidR="002314AD" w:rsidRPr="003965C2" w:rsidRDefault="002314AD" w:rsidP="000377E0">
            <w:pPr>
              <w:rPr>
                <w:rFonts w:cstheme="minorHAnsi"/>
              </w:rPr>
            </w:pPr>
            <w:proofErr w:type="spellStart"/>
            <w:r w:rsidRPr="003965C2">
              <w:rPr>
                <w:rFonts w:cstheme="minorHAnsi"/>
              </w:rPr>
              <w:t>Varchar</w:t>
            </w:r>
            <w:proofErr w:type="spellEnd"/>
          </w:p>
        </w:tc>
        <w:tc>
          <w:tcPr>
            <w:tcW w:w="1136" w:type="dxa"/>
          </w:tcPr>
          <w:p w14:paraId="7733A9AB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16</w:t>
            </w:r>
          </w:p>
        </w:tc>
        <w:tc>
          <w:tcPr>
            <w:tcW w:w="1340" w:type="dxa"/>
          </w:tcPr>
          <w:p w14:paraId="1400FCF0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12" w:type="dxa"/>
          </w:tcPr>
          <w:p w14:paraId="04F43851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CC0B80" w:rsidRPr="003965C2" w14:paraId="48D654E4" w14:textId="77777777" w:rsidTr="000377E0">
        <w:trPr>
          <w:trHeight w:val="290"/>
        </w:trPr>
        <w:tc>
          <w:tcPr>
            <w:tcW w:w="1930" w:type="dxa"/>
          </w:tcPr>
          <w:p w14:paraId="1AD213F3" w14:textId="1809D23F" w:rsidR="002314AD" w:rsidRPr="003965C2" w:rsidRDefault="0048167C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T</w:t>
            </w:r>
            <w:r w:rsidR="002314AD" w:rsidRPr="00607C7A">
              <w:rPr>
                <w:rFonts w:cstheme="minorHAnsi"/>
              </w:rPr>
              <w:t>elefone</w:t>
            </w:r>
          </w:p>
        </w:tc>
        <w:tc>
          <w:tcPr>
            <w:tcW w:w="1595" w:type="dxa"/>
          </w:tcPr>
          <w:p w14:paraId="08540163" w14:textId="1B01E576" w:rsidR="002314AD" w:rsidRPr="003965C2" w:rsidRDefault="00CC0B80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981" w:type="dxa"/>
          </w:tcPr>
          <w:p w14:paraId="19C5D79C" w14:textId="77777777" w:rsidR="002314AD" w:rsidRPr="003965C2" w:rsidRDefault="002314AD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Varchar</w:t>
            </w:r>
            <w:proofErr w:type="spellEnd"/>
          </w:p>
        </w:tc>
        <w:tc>
          <w:tcPr>
            <w:tcW w:w="1136" w:type="dxa"/>
          </w:tcPr>
          <w:p w14:paraId="55ED2854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  <w:tc>
          <w:tcPr>
            <w:tcW w:w="1340" w:type="dxa"/>
          </w:tcPr>
          <w:p w14:paraId="06310240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Não</w:t>
            </w:r>
          </w:p>
        </w:tc>
        <w:tc>
          <w:tcPr>
            <w:tcW w:w="1512" w:type="dxa"/>
          </w:tcPr>
          <w:p w14:paraId="212FFBA9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Valor sem máscara de entrada</w:t>
            </w:r>
          </w:p>
        </w:tc>
      </w:tr>
      <w:tr w:rsidR="00CC0B80" w:rsidRPr="003965C2" w14:paraId="1BFC4DD8" w14:textId="77777777" w:rsidTr="000377E0">
        <w:trPr>
          <w:trHeight w:val="290"/>
        </w:trPr>
        <w:tc>
          <w:tcPr>
            <w:tcW w:w="1930" w:type="dxa"/>
          </w:tcPr>
          <w:p w14:paraId="61838824" w14:textId="32CCB36A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</w:t>
            </w:r>
            <w:r w:rsidR="002314AD">
              <w:rPr>
                <w:rFonts w:cstheme="minorHAnsi"/>
              </w:rPr>
              <w:t>tatus</w:t>
            </w:r>
            <w:r>
              <w:rPr>
                <w:rFonts w:cstheme="minorHAnsi"/>
              </w:rPr>
              <w:t>Admin</w:t>
            </w:r>
            <w:proofErr w:type="spellEnd"/>
          </w:p>
        </w:tc>
        <w:tc>
          <w:tcPr>
            <w:tcW w:w="1595" w:type="dxa"/>
          </w:tcPr>
          <w:p w14:paraId="0E0ABAB4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981" w:type="dxa"/>
          </w:tcPr>
          <w:p w14:paraId="4CA934E7" w14:textId="720BB149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boolean</w:t>
            </w:r>
            <w:proofErr w:type="spellEnd"/>
            <w:r>
              <w:rPr>
                <w:rFonts w:cstheme="minorHAnsi"/>
              </w:rPr>
              <w:t xml:space="preserve"> </w:t>
            </w:r>
          </w:p>
        </w:tc>
        <w:tc>
          <w:tcPr>
            <w:tcW w:w="1136" w:type="dxa"/>
          </w:tcPr>
          <w:p w14:paraId="125F4D86" w14:textId="77777777" w:rsidR="002314AD" w:rsidRDefault="002314AD" w:rsidP="000377E0">
            <w:pPr>
              <w:rPr>
                <w:rFonts w:cstheme="minorHAnsi"/>
              </w:rPr>
            </w:pPr>
          </w:p>
        </w:tc>
        <w:tc>
          <w:tcPr>
            <w:tcW w:w="1340" w:type="dxa"/>
          </w:tcPr>
          <w:p w14:paraId="6D2DCBB8" w14:textId="77777777" w:rsidR="002314AD" w:rsidRDefault="002314AD" w:rsidP="000377E0">
            <w:pPr>
              <w:rPr>
                <w:rFonts w:cstheme="minorHAnsi"/>
              </w:rPr>
            </w:pPr>
          </w:p>
        </w:tc>
        <w:tc>
          <w:tcPr>
            <w:tcW w:w="1512" w:type="dxa"/>
          </w:tcPr>
          <w:p w14:paraId="10ED3AF9" w14:textId="459D3E2C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True</w:t>
            </w:r>
            <w:proofErr w:type="spellEnd"/>
            <w:r w:rsidR="002314AD">
              <w:rPr>
                <w:rFonts w:cstheme="minorHAnsi"/>
              </w:rPr>
              <w:t>=Ativo,</w:t>
            </w:r>
          </w:p>
          <w:p w14:paraId="77FC0FEF" w14:textId="3C66F32E" w:rsidR="002314AD" w:rsidRDefault="00CC0B80" w:rsidP="00CC0B80">
            <w:pPr>
              <w:ind w:left="0" w:firstLine="0"/>
              <w:rPr>
                <w:rFonts w:cstheme="minorHAnsi"/>
              </w:rPr>
            </w:pPr>
            <w:r>
              <w:rPr>
                <w:rFonts w:cstheme="minorHAnsi"/>
              </w:rPr>
              <w:t>False</w:t>
            </w:r>
            <w:r w:rsidR="002314AD">
              <w:rPr>
                <w:rFonts w:cstheme="minorHAnsi"/>
              </w:rPr>
              <w:t>=Inativo</w:t>
            </w:r>
          </w:p>
        </w:tc>
      </w:tr>
    </w:tbl>
    <w:p w14:paraId="3943216C" w14:textId="77777777" w:rsidR="002314AD" w:rsidRDefault="002314AD" w:rsidP="002314AD">
      <w:pPr>
        <w:rPr>
          <w:rFonts w:cstheme="minorHAnsi"/>
          <w:u w:val="single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10"/>
        <w:gridCol w:w="1356"/>
        <w:gridCol w:w="1780"/>
        <w:gridCol w:w="1177"/>
        <w:gridCol w:w="1344"/>
        <w:gridCol w:w="2120"/>
      </w:tblGrid>
      <w:tr w:rsidR="002314AD" w14:paraId="699EE614" w14:textId="77777777" w:rsidTr="000377E0">
        <w:trPr>
          <w:trHeight w:val="290"/>
        </w:trPr>
        <w:tc>
          <w:tcPr>
            <w:tcW w:w="8897" w:type="dxa"/>
            <w:gridSpan w:val="6"/>
          </w:tcPr>
          <w:p w14:paraId="5F6610C9" w14:textId="77777777" w:rsidR="002314AD" w:rsidRDefault="002314AD" w:rsidP="000377E0">
            <w:pPr>
              <w:rPr>
                <w:rFonts w:cstheme="minorHAnsi"/>
                <w:u w:val="single"/>
              </w:rPr>
            </w:pPr>
            <w:r>
              <w:rPr>
                <w:rFonts w:cstheme="minorHAnsi"/>
                <w:u w:val="single"/>
              </w:rPr>
              <w:t>Entidade: Item</w:t>
            </w:r>
          </w:p>
        </w:tc>
      </w:tr>
      <w:tr w:rsidR="002314AD" w14:paraId="07D409EE" w14:textId="77777777" w:rsidTr="000377E0">
        <w:trPr>
          <w:trHeight w:val="290"/>
        </w:trPr>
        <w:tc>
          <w:tcPr>
            <w:tcW w:w="1722" w:type="dxa"/>
            <w:shd w:val="clear" w:color="auto" w:fill="000000" w:themeFill="text1"/>
          </w:tcPr>
          <w:p w14:paraId="0FED7F29" w14:textId="77777777" w:rsidR="002314AD" w:rsidRPr="00C33936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C33936">
              <w:rPr>
                <w:rFonts w:cstheme="minorHAnsi"/>
                <w:color w:val="FFFFFF" w:themeColor="background1"/>
              </w:rPr>
              <w:t>Atributo</w:t>
            </w:r>
          </w:p>
        </w:tc>
        <w:tc>
          <w:tcPr>
            <w:tcW w:w="1567" w:type="dxa"/>
            <w:shd w:val="clear" w:color="auto" w:fill="000000" w:themeFill="text1"/>
          </w:tcPr>
          <w:p w14:paraId="2533FEF8" w14:textId="77777777" w:rsidR="002314AD" w:rsidRPr="00C33936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C33936">
              <w:rPr>
                <w:rFonts w:cstheme="minorHAnsi"/>
                <w:color w:val="FFFFFF" w:themeColor="background1"/>
              </w:rPr>
              <w:t>Classe</w:t>
            </w:r>
          </w:p>
        </w:tc>
        <w:tc>
          <w:tcPr>
            <w:tcW w:w="1082" w:type="dxa"/>
            <w:shd w:val="clear" w:color="auto" w:fill="000000" w:themeFill="text1"/>
          </w:tcPr>
          <w:p w14:paraId="56C936FA" w14:textId="77777777" w:rsidR="002314AD" w:rsidRPr="00C33936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C33936">
              <w:rPr>
                <w:rFonts w:cstheme="minorHAnsi"/>
                <w:color w:val="FFFFFF" w:themeColor="background1"/>
              </w:rPr>
              <w:t>Tipo</w:t>
            </w:r>
          </w:p>
        </w:tc>
        <w:tc>
          <w:tcPr>
            <w:tcW w:w="1215" w:type="dxa"/>
            <w:shd w:val="clear" w:color="auto" w:fill="000000" w:themeFill="text1"/>
          </w:tcPr>
          <w:p w14:paraId="004EE838" w14:textId="77777777" w:rsidR="002314AD" w:rsidRPr="00C33936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C33936">
              <w:rPr>
                <w:rFonts w:cstheme="minorHAnsi"/>
                <w:color w:val="FFFFFF" w:themeColor="background1"/>
              </w:rPr>
              <w:t>Tamanho</w:t>
            </w:r>
          </w:p>
        </w:tc>
        <w:tc>
          <w:tcPr>
            <w:tcW w:w="1389" w:type="dxa"/>
            <w:shd w:val="clear" w:color="auto" w:fill="000000" w:themeFill="text1"/>
          </w:tcPr>
          <w:p w14:paraId="6E2F6630" w14:textId="77777777" w:rsidR="002314AD" w:rsidRPr="00C33936" w:rsidRDefault="002314AD" w:rsidP="000377E0">
            <w:pPr>
              <w:rPr>
                <w:rFonts w:cstheme="minorHAnsi"/>
                <w:color w:val="FFFFFF" w:themeColor="background1"/>
              </w:rPr>
            </w:pPr>
            <w:r>
              <w:rPr>
                <w:rFonts w:cstheme="minorHAnsi"/>
                <w:color w:val="FFFFFF" w:themeColor="background1"/>
              </w:rPr>
              <w:t>Obrigatório</w:t>
            </w:r>
          </w:p>
        </w:tc>
        <w:tc>
          <w:tcPr>
            <w:tcW w:w="1922" w:type="dxa"/>
            <w:shd w:val="clear" w:color="auto" w:fill="000000" w:themeFill="text1"/>
          </w:tcPr>
          <w:p w14:paraId="2B7021F9" w14:textId="77777777" w:rsidR="002314AD" w:rsidRPr="00C33936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C33936">
              <w:rPr>
                <w:rFonts w:cstheme="minorHAnsi"/>
                <w:color w:val="FFFFFF" w:themeColor="background1"/>
              </w:rPr>
              <w:t>Descrição</w:t>
            </w:r>
          </w:p>
        </w:tc>
      </w:tr>
      <w:tr w:rsidR="002314AD" w:rsidRPr="003965C2" w14:paraId="5F17E84D" w14:textId="77777777" w:rsidTr="000377E0">
        <w:trPr>
          <w:trHeight w:val="302"/>
        </w:trPr>
        <w:tc>
          <w:tcPr>
            <w:tcW w:w="1722" w:type="dxa"/>
          </w:tcPr>
          <w:p w14:paraId="6C8D92F9" w14:textId="18034353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</w:t>
            </w:r>
            <w:r w:rsidR="002314AD">
              <w:rPr>
                <w:rFonts w:cstheme="minorHAnsi"/>
              </w:rPr>
              <w:t>od</w:t>
            </w:r>
            <w:r>
              <w:rPr>
                <w:rFonts w:cstheme="minorHAnsi"/>
              </w:rPr>
              <w:t>I</w:t>
            </w:r>
            <w:r w:rsidR="002314AD">
              <w:rPr>
                <w:rFonts w:cstheme="minorHAnsi"/>
              </w:rPr>
              <w:t>tem</w:t>
            </w:r>
            <w:proofErr w:type="spellEnd"/>
          </w:p>
        </w:tc>
        <w:tc>
          <w:tcPr>
            <w:tcW w:w="1567" w:type="dxa"/>
          </w:tcPr>
          <w:p w14:paraId="0E4C5E69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primaria</w:t>
            </w:r>
          </w:p>
        </w:tc>
        <w:tc>
          <w:tcPr>
            <w:tcW w:w="1082" w:type="dxa"/>
          </w:tcPr>
          <w:p w14:paraId="22CE90AD" w14:textId="503A7E26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long</w:t>
            </w:r>
            <w:proofErr w:type="spellEnd"/>
          </w:p>
        </w:tc>
        <w:tc>
          <w:tcPr>
            <w:tcW w:w="1215" w:type="dxa"/>
          </w:tcPr>
          <w:p w14:paraId="69910EF8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</w:tcPr>
          <w:p w14:paraId="7CF81CED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922" w:type="dxa"/>
          </w:tcPr>
          <w:p w14:paraId="557AB252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3965C2" w14:paraId="7AA5333C" w14:textId="77777777" w:rsidTr="000377E0">
        <w:trPr>
          <w:trHeight w:val="290"/>
        </w:trPr>
        <w:tc>
          <w:tcPr>
            <w:tcW w:w="1722" w:type="dxa"/>
          </w:tcPr>
          <w:p w14:paraId="3337BD1F" w14:textId="6F065E14" w:rsidR="002314AD" w:rsidRPr="003965C2" w:rsidRDefault="00CC0B80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n</w:t>
            </w:r>
            <w:r w:rsidR="002314AD" w:rsidRPr="003965C2">
              <w:rPr>
                <w:rFonts w:cstheme="minorHAnsi"/>
              </w:rPr>
              <w:t>ome</w:t>
            </w:r>
          </w:p>
        </w:tc>
        <w:tc>
          <w:tcPr>
            <w:tcW w:w="1567" w:type="dxa"/>
          </w:tcPr>
          <w:p w14:paraId="7C5F1E5B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1082" w:type="dxa"/>
          </w:tcPr>
          <w:p w14:paraId="681C8FED" w14:textId="319C0CAB" w:rsidR="002314AD" w:rsidRPr="003965C2" w:rsidRDefault="002314AD" w:rsidP="000377E0">
            <w:pPr>
              <w:rPr>
                <w:rFonts w:cstheme="minorHAnsi"/>
              </w:rPr>
            </w:pPr>
            <w:del w:id="282" w:author="katy zaparolly" w:date="2018-06-19T23:02:00Z">
              <w:r w:rsidRPr="003965C2" w:rsidDel="0048167C">
                <w:rPr>
                  <w:rFonts w:cstheme="minorHAnsi"/>
                </w:rPr>
                <w:delText>varchar</w:delText>
              </w:r>
            </w:del>
            <w:proofErr w:type="spellStart"/>
            <w:ins w:id="283" w:author="katy zaparolly" w:date="2018-06-19T23:02:00Z">
              <w:r w:rsidR="0048167C" w:rsidRPr="003965C2">
                <w:rPr>
                  <w:rFonts w:cstheme="minorHAnsi"/>
                </w:rPr>
                <w:t>Varchar</w:t>
              </w:r>
            </w:ins>
            <w:proofErr w:type="spellEnd"/>
          </w:p>
        </w:tc>
        <w:tc>
          <w:tcPr>
            <w:tcW w:w="1215" w:type="dxa"/>
          </w:tcPr>
          <w:p w14:paraId="2ACA7581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80</w:t>
            </w:r>
          </w:p>
        </w:tc>
        <w:tc>
          <w:tcPr>
            <w:tcW w:w="1389" w:type="dxa"/>
          </w:tcPr>
          <w:p w14:paraId="340A99C0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922" w:type="dxa"/>
          </w:tcPr>
          <w:p w14:paraId="15B923F5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3965C2" w14:paraId="153A3B2E" w14:textId="77777777" w:rsidTr="000377E0">
        <w:trPr>
          <w:trHeight w:val="290"/>
        </w:trPr>
        <w:tc>
          <w:tcPr>
            <w:tcW w:w="1722" w:type="dxa"/>
          </w:tcPr>
          <w:p w14:paraId="2EAB7EB5" w14:textId="62542325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d</w:t>
            </w:r>
            <w:r w:rsidR="002314AD">
              <w:rPr>
                <w:rFonts w:cstheme="minorHAnsi"/>
              </w:rPr>
              <w:t>escricao</w:t>
            </w:r>
            <w:proofErr w:type="spellEnd"/>
          </w:p>
        </w:tc>
        <w:tc>
          <w:tcPr>
            <w:tcW w:w="1567" w:type="dxa"/>
          </w:tcPr>
          <w:p w14:paraId="0428AD9D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1082" w:type="dxa"/>
          </w:tcPr>
          <w:p w14:paraId="27991AEE" w14:textId="77777777" w:rsidR="002314AD" w:rsidRPr="003965C2" w:rsidRDefault="002314AD" w:rsidP="000377E0">
            <w:pPr>
              <w:rPr>
                <w:rFonts w:cstheme="minorHAnsi"/>
              </w:rPr>
            </w:pPr>
            <w:proofErr w:type="spellStart"/>
            <w:r w:rsidRPr="003965C2">
              <w:rPr>
                <w:rFonts w:cstheme="minorHAnsi"/>
              </w:rPr>
              <w:t>Varchar</w:t>
            </w:r>
            <w:proofErr w:type="spellEnd"/>
          </w:p>
        </w:tc>
        <w:tc>
          <w:tcPr>
            <w:tcW w:w="1215" w:type="dxa"/>
          </w:tcPr>
          <w:p w14:paraId="37AAED76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500</w:t>
            </w:r>
          </w:p>
        </w:tc>
        <w:tc>
          <w:tcPr>
            <w:tcW w:w="1389" w:type="dxa"/>
          </w:tcPr>
          <w:p w14:paraId="336488E8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922" w:type="dxa"/>
          </w:tcPr>
          <w:p w14:paraId="32E4F93C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3965C2" w14:paraId="309A60B2" w14:textId="77777777" w:rsidTr="000377E0">
        <w:trPr>
          <w:trHeight w:val="290"/>
        </w:trPr>
        <w:tc>
          <w:tcPr>
            <w:tcW w:w="1722" w:type="dxa"/>
          </w:tcPr>
          <w:p w14:paraId="75FD1904" w14:textId="50D52246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p</w:t>
            </w:r>
            <w:r w:rsidR="002314AD">
              <w:rPr>
                <w:rFonts w:cstheme="minorHAnsi"/>
              </w:rPr>
              <w:t>reco</w:t>
            </w:r>
            <w:proofErr w:type="spellEnd"/>
          </w:p>
        </w:tc>
        <w:tc>
          <w:tcPr>
            <w:tcW w:w="1567" w:type="dxa"/>
          </w:tcPr>
          <w:p w14:paraId="09B5AF55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1082" w:type="dxa"/>
          </w:tcPr>
          <w:p w14:paraId="1A14138B" w14:textId="1B90BD7C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Varchar</w:t>
            </w:r>
            <w:proofErr w:type="spellEnd"/>
          </w:p>
        </w:tc>
        <w:tc>
          <w:tcPr>
            <w:tcW w:w="1215" w:type="dxa"/>
          </w:tcPr>
          <w:p w14:paraId="0F3E6FCD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</w:tcPr>
          <w:p w14:paraId="6953B6B4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922" w:type="dxa"/>
          </w:tcPr>
          <w:p w14:paraId="4B95102D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14:paraId="72A7BCD9" w14:textId="77777777" w:rsidTr="000377E0">
        <w:trPr>
          <w:trHeight w:val="290"/>
        </w:trPr>
        <w:tc>
          <w:tcPr>
            <w:tcW w:w="1722" w:type="dxa"/>
          </w:tcPr>
          <w:p w14:paraId="2D7C580B" w14:textId="1AC200A9" w:rsidR="002314AD" w:rsidRDefault="00CC0B80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f</w:t>
            </w:r>
            <w:r w:rsidR="002314AD">
              <w:rPr>
                <w:rFonts w:cstheme="minorHAnsi"/>
              </w:rPr>
              <w:t>oto</w:t>
            </w:r>
          </w:p>
        </w:tc>
        <w:tc>
          <w:tcPr>
            <w:tcW w:w="1567" w:type="dxa"/>
          </w:tcPr>
          <w:p w14:paraId="164A6D7F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082" w:type="dxa"/>
          </w:tcPr>
          <w:p w14:paraId="40577043" w14:textId="77777777" w:rsidR="002314AD" w:rsidRDefault="002314AD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Varchar</w:t>
            </w:r>
            <w:proofErr w:type="spellEnd"/>
          </w:p>
        </w:tc>
        <w:tc>
          <w:tcPr>
            <w:tcW w:w="1215" w:type="dxa"/>
          </w:tcPr>
          <w:p w14:paraId="757A8CFC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</w:tcPr>
          <w:p w14:paraId="797F86CB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Não</w:t>
            </w:r>
          </w:p>
        </w:tc>
        <w:tc>
          <w:tcPr>
            <w:tcW w:w="1922" w:type="dxa"/>
          </w:tcPr>
          <w:p w14:paraId="2C6325A4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Guarda o caminho da foto carregada no sistema</w:t>
            </w:r>
          </w:p>
        </w:tc>
      </w:tr>
      <w:tr w:rsidR="002314AD" w14:paraId="1D365986" w14:textId="77777777" w:rsidTr="000377E0">
        <w:trPr>
          <w:trHeight w:val="290"/>
        </w:trPr>
        <w:tc>
          <w:tcPr>
            <w:tcW w:w="1722" w:type="dxa"/>
          </w:tcPr>
          <w:p w14:paraId="2804BA7C" w14:textId="5BF4AAFF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</w:t>
            </w:r>
            <w:r w:rsidR="002314AD">
              <w:rPr>
                <w:rFonts w:cstheme="minorHAnsi"/>
              </w:rPr>
              <w:t>od</w:t>
            </w:r>
            <w:r>
              <w:rPr>
                <w:rFonts w:cstheme="minorHAnsi"/>
              </w:rPr>
              <w:t>E</w:t>
            </w:r>
            <w:r w:rsidR="002314AD">
              <w:rPr>
                <w:rFonts w:cstheme="minorHAnsi"/>
              </w:rPr>
              <w:t>mp</w:t>
            </w:r>
            <w:r>
              <w:rPr>
                <w:rFonts w:cstheme="minorHAnsi"/>
              </w:rPr>
              <w:t>resa</w:t>
            </w:r>
            <w:proofErr w:type="spellEnd"/>
          </w:p>
        </w:tc>
        <w:tc>
          <w:tcPr>
            <w:tcW w:w="1567" w:type="dxa"/>
          </w:tcPr>
          <w:p w14:paraId="5872DF04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estrangeira</w:t>
            </w:r>
          </w:p>
        </w:tc>
        <w:tc>
          <w:tcPr>
            <w:tcW w:w="1082" w:type="dxa"/>
          </w:tcPr>
          <w:p w14:paraId="49E29097" w14:textId="77777777" w:rsidR="002314AD" w:rsidRDefault="002314AD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Int</w:t>
            </w:r>
            <w:proofErr w:type="spellEnd"/>
          </w:p>
        </w:tc>
        <w:tc>
          <w:tcPr>
            <w:tcW w:w="1215" w:type="dxa"/>
          </w:tcPr>
          <w:p w14:paraId="13D1DF87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</w:tcPr>
          <w:p w14:paraId="7578FC61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922" w:type="dxa"/>
          </w:tcPr>
          <w:p w14:paraId="3D771A3D" w14:textId="77777777" w:rsidR="002314AD" w:rsidRDefault="002314AD" w:rsidP="000377E0">
            <w:pPr>
              <w:rPr>
                <w:rFonts w:cstheme="minorHAnsi"/>
              </w:rPr>
            </w:pPr>
          </w:p>
        </w:tc>
      </w:tr>
      <w:tr w:rsidR="002314AD" w14:paraId="1EE9E914" w14:textId="77777777" w:rsidTr="000377E0">
        <w:trPr>
          <w:trHeight w:val="290"/>
        </w:trPr>
        <w:tc>
          <w:tcPr>
            <w:tcW w:w="1722" w:type="dxa"/>
          </w:tcPr>
          <w:p w14:paraId="49152878" w14:textId="5450EC2D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</w:t>
            </w:r>
            <w:r w:rsidR="002314AD">
              <w:rPr>
                <w:rFonts w:cstheme="minorHAnsi"/>
              </w:rPr>
              <w:t>tatus</w:t>
            </w:r>
            <w:r>
              <w:rPr>
                <w:rFonts w:cstheme="minorHAnsi"/>
              </w:rPr>
              <w:t>Item</w:t>
            </w:r>
            <w:proofErr w:type="spellEnd"/>
          </w:p>
        </w:tc>
        <w:tc>
          <w:tcPr>
            <w:tcW w:w="1567" w:type="dxa"/>
          </w:tcPr>
          <w:p w14:paraId="4BBE65AD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082" w:type="dxa"/>
          </w:tcPr>
          <w:p w14:paraId="624F6EC5" w14:textId="3F8157A2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Boolean</w:t>
            </w:r>
            <w:proofErr w:type="spellEnd"/>
            <w:r>
              <w:rPr>
                <w:rFonts w:cstheme="minorHAnsi"/>
              </w:rPr>
              <w:t xml:space="preserve"> </w:t>
            </w:r>
          </w:p>
        </w:tc>
        <w:tc>
          <w:tcPr>
            <w:tcW w:w="1215" w:type="dxa"/>
          </w:tcPr>
          <w:p w14:paraId="1C595C00" w14:textId="77777777" w:rsidR="002314AD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</w:tcPr>
          <w:p w14:paraId="2B2B3D13" w14:textId="3771170B" w:rsidR="002314AD" w:rsidRDefault="00CC0B80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922" w:type="dxa"/>
          </w:tcPr>
          <w:p w14:paraId="34D2C9E9" w14:textId="600BC129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True</w:t>
            </w:r>
            <w:proofErr w:type="spellEnd"/>
            <w:r w:rsidR="002314AD">
              <w:rPr>
                <w:rFonts w:cstheme="minorHAnsi"/>
              </w:rPr>
              <w:t xml:space="preserve">=Ativo; </w:t>
            </w:r>
          </w:p>
          <w:p w14:paraId="1598B87A" w14:textId="3DFE1D88" w:rsidR="002314AD" w:rsidRDefault="00CC0B80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False</w:t>
            </w:r>
            <w:r w:rsidR="002314AD">
              <w:rPr>
                <w:rFonts w:cstheme="minorHAnsi"/>
              </w:rPr>
              <w:t>= Inativo;</w:t>
            </w:r>
          </w:p>
        </w:tc>
      </w:tr>
      <w:tr w:rsidR="002314AD" w14:paraId="62DE574D" w14:textId="77777777" w:rsidTr="000377E0">
        <w:trPr>
          <w:trHeight w:val="290"/>
        </w:trPr>
        <w:tc>
          <w:tcPr>
            <w:tcW w:w="1722" w:type="dxa"/>
          </w:tcPr>
          <w:p w14:paraId="0E9F660E" w14:textId="50B00CDC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</w:t>
            </w:r>
            <w:r w:rsidR="002314AD">
              <w:rPr>
                <w:rFonts w:cstheme="minorHAnsi"/>
              </w:rPr>
              <w:t>ituacao</w:t>
            </w:r>
            <w:r>
              <w:rPr>
                <w:rFonts w:cstheme="minorHAnsi"/>
              </w:rPr>
              <w:t>I</w:t>
            </w:r>
            <w:r w:rsidR="002314AD">
              <w:rPr>
                <w:rFonts w:cstheme="minorHAnsi"/>
              </w:rPr>
              <w:t>tem</w:t>
            </w:r>
            <w:proofErr w:type="spellEnd"/>
          </w:p>
        </w:tc>
        <w:tc>
          <w:tcPr>
            <w:tcW w:w="1567" w:type="dxa"/>
          </w:tcPr>
          <w:p w14:paraId="141AECFF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082" w:type="dxa"/>
          </w:tcPr>
          <w:p w14:paraId="6802B82B" w14:textId="77777777" w:rsidR="002314AD" w:rsidRDefault="002314AD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Boolean</w:t>
            </w:r>
            <w:proofErr w:type="spellEnd"/>
          </w:p>
        </w:tc>
        <w:tc>
          <w:tcPr>
            <w:tcW w:w="1215" w:type="dxa"/>
          </w:tcPr>
          <w:p w14:paraId="4B60390A" w14:textId="77777777" w:rsidR="002314AD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</w:tcPr>
          <w:p w14:paraId="4579124B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922" w:type="dxa"/>
          </w:tcPr>
          <w:p w14:paraId="5C3D6F3B" w14:textId="0CEA2B24" w:rsidR="00CC0B80" w:rsidRDefault="00CC0B80" w:rsidP="000377E0">
            <w:pPr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True</w:t>
            </w:r>
            <w:proofErr w:type="spellEnd"/>
            <w:r w:rsidR="002314AD">
              <w:rPr>
                <w:rFonts w:cstheme="minorHAnsi"/>
              </w:rPr>
              <w:t>=disponível</w:t>
            </w:r>
          </w:p>
          <w:p w14:paraId="50BFA308" w14:textId="0E85C80B" w:rsidR="002314AD" w:rsidRDefault="00CC0B80" w:rsidP="000377E0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False</w:t>
            </w:r>
            <w:r w:rsidR="002314AD">
              <w:rPr>
                <w:rFonts w:cstheme="minorHAnsi"/>
              </w:rPr>
              <w:t>=indisponível</w:t>
            </w:r>
          </w:p>
        </w:tc>
      </w:tr>
    </w:tbl>
    <w:p w14:paraId="06C8064F" w14:textId="77777777" w:rsidR="002314AD" w:rsidRPr="007A185B" w:rsidRDefault="002314AD" w:rsidP="002314AD">
      <w:pPr>
        <w:rPr>
          <w:rFonts w:cstheme="min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49"/>
        <w:gridCol w:w="1402"/>
        <w:gridCol w:w="870"/>
        <w:gridCol w:w="1215"/>
        <w:gridCol w:w="1389"/>
        <w:gridCol w:w="2155"/>
      </w:tblGrid>
      <w:tr w:rsidR="002314AD" w14:paraId="10AC8B41" w14:textId="77777777" w:rsidTr="000377E0">
        <w:trPr>
          <w:trHeight w:val="290"/>
        </w:trPr>
        <w:tc>
          <w:tcPr>
            <w:tcW w:w="8897" w:type="dxa"/>
            <w:gridSpan w:val="6"/>
          </w:tcPr>
          <w:p w14:paraId="42A6B64D" w14:textId="77777777" w:rsidR="002314AD" w:rsidRDefault="002314AD" w:rsidP="000377E0">
            <w:pPr>
              <w:rPr>
                <w:rFonts w:cstheme="minorHAnsi"/>
                <w:u w:val="single"/>
              </w:rPr>
            </w:pPr>
            <w:r>
              <w:rPr>
                <w:rFonts w:cstheme="minorHAnsi"/>
                <w:u w:val="single"/>
              </w:rPr>
              <w:t xml:space="preserve">Entidade: </w:t>
            </w:r>
            <w:proofErr w:type="spellStart"/>
            <w:r>
              <w:rPr>
                <w:rFonts w:cstheme="minorHAnsi"/>
                <w:u w:val="single"/>
              </w:rPr>
              <w:t>ItemPromocao</w:t>
            </w:r>
            <w:proofErr w:type="spellEnd"/>
          </w:p>
        </w:tc>
      </w:tr>
      <w:tr w:rsidR="00CC0B80" w14:paraId="2475C030" w14:textId="77777777" w:rsidTr="000377E0">
        <w:trPr>
          <w:trHeight w:val="290"/>
        </w:trPr>
        <w:tc>
          <w:tcPr>
            <w:tcW w:w="1866" w:type="dxa"/>
            <w:shd w:val="clear" w:color="auto" w:fill="000000" w:themeFill="text1"/>
          </w:tcPr>
          <w:p w14:paraId="466709F0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Atributo</w:t>
            </w:r>
          </w:p>
        </w:tc>
        <w:tc>
          <w:tcPr>
            <w:tcW w:w="1402" w:type="dxa"/>
            <w:shd w:val="clear" w:color="auto" w:fill="000000" w:themeFill="text1"/>
          </w:tcPr>
          <w:p w14:paraId="79F52768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Classe</w:t>
            </w:r>
          </w:p>
        </w:tc>
        <w:tc>
          <w:tcPr>
            <w:tcW w:w="870" w:type="dxa"/>
            <w:shd w:val="clear" w:color="auto" w:fill="000000" w:themeFill="text1"/>
          </w:tcPr>
          <w:p w14:paraId="4CF5BE36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Tipo</w:t>
            </w:r>
          </w:p>
        </w:tc>
        <w:tc>
          <w:tcPr>
            <w:tcW w:w="1215" w:type="dxa"/>
            <w:shd w:val="clear" w:color="auto" w:fill="000000" w:themeFill="text1"/>
          </w:tcPr>
          <w:p w14:paraId="0A8EFA28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Tamanho</w:t>
            </w:r>
          </w:p>
        </w:tc>
        <w:tc>
          <w:tcPr>
            <w:tcW w:w="1389" w:type="dxa"/>
            <w:shd w:val="clear" w:color="auto" w:fill="000000" w:themeFill="text1"/>
          </w:tcPr>
          <w:p w14:paraId="2A1F9086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Obrigatório</w:t>
            </w:r>
          </w:p>
        </w:tc>
        <w:tc>
          <w:tcPr>
            <w:tcW w:w="2155" w:type="dxa"/>
            <w:shd w:val="clear" w:color="auto" w:fill="000000" w:themeFill="text1"/>
          </w:tcPr>
          <w:p w14:paraId="17F81CCE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Descrição</w:t>
            </w:r>
          </w:p>
        </w:tc>
      </w:tr>
      <w:tr w:rsidR="00CC0B80" w:rsidRPr="003965C2" w14:paraId="79DB5D0B" w14:textId="77777777" w:rsidTr="000377E0">
        <w:trPr>
          <w:trHeight w:val="290"/>
        </w:trPr>
        <w:tc>
          <w:tcPr>
            <w:tcW w:w="1866" w:type="dxa"/>
            <w:shd w:val="clear" w:color="auto" w:fill="FFFFFF" w:themeFill="background1"/>
          </w:tcPr>
          <w:p w14:paraId="545AB180" w14:textId="3D57F7CE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lastRenderedPageBreak/>
              <w:t>codItemPromocao</w:t>
            </w:r>
            <w:proofErr w:type="spellEnd"/>
          </w:p>
        </w:tc>
        <w:tc>
          <w:tcPr>
            <w:tcW w:w="1402" w:type="dxa"/>
            <w:shd w:val="clear" w:color="auto" w:fill="FFFFFF" w:themeFill="background1"/>
          </w:tcPr>
          <w:p w14:paraId="365860F4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primaria</w:t>
            </w:r>
          </w:p>
        </w:tc>
        <w:tc>
          <w:tcPr>
            <w:tcW w:w="870" w:type="dxa"/>
            <w:shd w:val="clear" w:color="auto" w:fill="FFFFFF" w:themeFill="background1"/>
          </w:tcPr>
          <w:p w14:paraId="778C483B" w14:textId="72CA814F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long</w:t>
            </w:r>
            <w:proofErr w:type="spellEnd"/>
          </w:p>
        </w:tc>
        <w:tc>
          <w:tcPr>
            <w:tcW w:w="1215" w:type="dxa"/>
            <w:shd w:val="clear" w:color="auto" w:fill="FFFFFF" w:themeFill="background1"/>
          </w:tcPr>
          <w:p w14:paraId="5BBBE63C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  <w:shd w:val="clear" w:color="auto" w:fill="FFFFFF" w:themeFill="background1"/>
          </w:tcPr>
          <w:p w14:paraId="527C6DBA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2155" w:type="dxa"/>
            <w:shd w:val="clear" w:color="auto" w:fill="FFFFFF" w:themeFill="background1"/>
          </w:tcPr>
          <w:p w14:paraId="0A8A61EC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CC0B80" w:rsidRPr="003965C2" w14:paraId="5BD3B7D9" w14:textId="77777777" w:rsidTr="000377E0">
        <w:trPr>
          <w:trHeight w:val="290"/>
        </w:trPr>
        <w:tc>
          <w:tcPr>
            <w:tcW w:w="1866" w:type="dxa"/>
            <w:shd w:val="clear" w:color="auto" w:fill="FFFFFF" w:themeFill="background1"/>
          </w:tcPr>
          <w:p w14:paraId="6F8D65AE" w14:textId="035260D0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</w:t>
            </w:r>
            <w:r w:rsidR="002314AD">
              <w:rPr>
                <w:rFonts w:cstheme="minorHAnsi"/>
              </w:rPr>
              <w:t>od</w:t>
            </w:r>
            <w:r>
              <w:rPr>
                <w:rFonts w:cstheme="minorHAnsi"/>
              </w:rPr>
              <w:t>I</w:t>
            </w:r>
            <w:r w:rsidR="002314AD">
              <w:rPr>
                <w:rFonts w:cstheme="minorHAnsi"/>
              </w:rPr>
              <w:t>tem</w:t>
            </w:r>
            <w:proofErr w:type="spellEnd"/>
          </w:p>
        </w:tc>
        <w:tc>
          <w:tcPr>
            <w:tcW w:w="1402" w:type="dxa"/>
            <w:shd w:val="clear" w:color="auto" w:fill="FFFFFF" w:themeFill="background1"/>
          </w:tcPr>
          <w:p w14:paraId="1E82B9A0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estrangeira</w:t>
            </w:r>
          </w:p>
        </w:tc>
        <w:tc>
          <w:tcPr>
            <w:tcW w:w="870" w:type="dxa"/>
            <w:shd w:val="clear" w:color="auto" w:fill="FFFFFF" w:themeFill="background1"/>
          </w:tcPr>
          <w:p w14:paraId="1817FAE1" w14:textId="77777777" w:rsidR="002314AD" w:rsidRPr="003965C2" w:rsidRDefault="002314AD" w:rsidP="000377E0">
            <w:pPr>
              <w:rPr>
                <w:rFonts w:cstheme="minorHAnsi"/>
              </w:rPr>
            </w:pPr>
            <w:proofErr w:type="spellStart"/>
            <w:r w:rsidRPr="003965C2">
              <w:rPr>
                <w:rFonts w:cstheme="minorHAnsi"/>
              </w:rPr>
              <w:t>Int</w:t>
            </w:r>
            <w:proofErr w:type="spellEnd"/>
          </w:p>
        </w:tc>
        <w:tc>
          <w:tcPr>
            <w:tcW w:w="1215" w:type="dxa"/>
            <w:shd w:val="clear" w:color="auto" w:fill="FFFFFF" w:themeFill="background1"/>
          </w:tcPr>
          <w:p w14:paraId="6B0055B7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  <w:shd w:val="clear" w:color="auto" w:fill="FFFFFF" w:themeFill="background1"/>
          </w:tcPr>
          <w:p w14:paraId="06E52E5E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2155" w:type="dxa"/>
            <w:shd w:val="clear" w:color="auto" w:fill="FFFFFF" w:themeFill="background1"/>
          </w:tcPr>
          <w:p w14:paraId="21307A62" w14:textId="77777777" w:rsidR="002314AD" w:rsidRPr="00F55E92" w:rsidRDefault="002314AD" w:rsidP="000377E0">
            <w:pPr>
              <w:rPr>
                <w:rFonts w:cstheme="minorHAnsi"/>
                <w:u w:val="single"/>
              </w:rPr>
            </w:pPr>
          </w:p>
        </w:tc>
      </w:tr>
      <w:tr w:rsidR="00CC0B80" w:rsidRPr="003965C2" w14:paraId="4E73325A" w14:textId="77777777" w:rsidTr="000377E0">
        <w:trPr>
          <w:trHeight w:val="290"/>
        </w:trPr>
        <w:tc>
          <w:tcPr>
            <w:tcW w:w="1866" w:type="dxa"/>
            <w:shd w:val="clear" w:color="auto" w:fill="FFFFFF" w:themeFill="background1"/>
          </w:tcPr>
          <w:p w14:paraId="6440ED27" w14:textId="06A07719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</w:t>
            </w:r>
            <w:r w:rsidR="002314AD">
              <w:rPr>
                <w:rFonts w:cstheme="minorHAnsi"/>
              </w:rPr>
              <w:t>od</w:t>
            </w:r>
            <w:r>
              <w:rPr>
                <w:rFonts w:cstheme="minorHAnsi"/>
              </w:rPr>
              <w:t>P</w:t>
            </w:r>
            <w:r w:rsidR="002314AD">
              <w:rPr>
                <w:rFonts w:cstheme="minorHAnsi"/>
              </w:rPr>
              <w:t>romocao</w:t>
            </w:r>
            <w:proofErr w:type="spellEnd"/>
          </w:p>
        </w:tc>
        <w:tc>
          <w:tcPr>
            <w:tcW w:w="1402" w:type="dxa"/>
            <w:shd w:val="clear" w:color="auto" w:fill="FFFFFF" w:themeFill="background1"/>
          </w:tcPr>
          <w:p w14:paraId="29D6CB88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estrangeira</w:t>
            </w:r>
          </w:p>
        </w:tc>
        <w:tc>
          <w:tcPr>
            <w:tcW w:w="870" w:type="dxa"/>
            <w:shd w:val="clear" w:color="auto" w:fill="FFFFFF" w:themeFill="background1"/>
          </w:tcPr>
          <w:p w14:paraId="304AFC7F" w14:textId="77777777" w:rsidR="002314AD" w:rsidRPr="003965C2" w:rsidRDefault="002314AD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Int</w:t>
            </w:r>
            <w:proofErr w:type="spellEnd"/>
          </w:p>
        </w:tc>
        <w:tc>
          <w:tcPr>
            <w:tcW w:w="1215" w:type="dxa"/>
            <w:shd w:val="clear" w:color="auto" w:fill="FFFFFF" w:themeFill="background1"/>
          </w:tcPr>
          <w:p w14:paraId="47C550AE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  <w:shd w:val="clear" w:color="auto" w:fill="FFFFFF" w:themeFill="background1"/>
          </w:tcPr>
          <w:p w14:paraId="77B4F40E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2155" w:type="dxa"/>
            <w:shd w:val="clear" w:color="auto" w:fill="FFFFFF" w:themeFill="background1"/>
          </w:tcPr>
          <w:p w14:paraId="7403BCE9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</w:tbl>
    <w:p w14:paraId="345F7C57" w14:textId="77777777" w:rsidR="002314AD" w:rsidRDefault="002314AD" w:rsidP="002314AD">
      <w:pPr>
        <w:rPr>
          <w:rFonts w:cstheme="minorHAnsi"/>
          <w:u w:val="single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62"/>
        <w:gridCol w:w="1435"/>
        <w:gridCol w:w="1042"/>
        <w:gridCol w:w="1215"/>
        <w:gridCol w:w="1389"/>
        <w:gridCol w:w="2000"/>
      </w:tblGrid>
      <w:tr w:rsidR="002314AD" w14:paraId="6A857390" w14:textId="77777777" w:rsidTr="000377E0">
        <w:trPr>
          <w:trHeight w:val="290"/>
        </w:trPr>
        <w:tc>
          <w:tcPr>
            <w:tcW w:w="8897" w:type="dxa"/>
            <w:gridSpan w:val="6"/>
          </w:tcPr>
          <w:p w14:paraId="4E31E0AF" w14:textId="77777777" w:rsidR="002314AD" w:rsidRDefault="002314AD" w:rsidP="000377E0">
            <w:pPr>
              <w:rPr>
                <w:rFonts w:cstheme="minorHAnsi"/>
                <w:u w:val="single"/>
              </w:rPr>
            </w:pPr>
            <w:r>
              <w:rPr>
                <w:rFonts w:cstheme="minorHAnsi"/>
                <w:u w:val="single"/>
              </w:rPr>
              <w:t xml:space="preserve">Entidade: </w:t>
            </w:r>
            <w:proofErr w:type="spellStart"/>
            <w:r>
              <w:rPr>
                <w:rFonts w:cstheme="minorHAnsi"/>
                <w:u w:val="single"/>
              </w:rPr>
              <w:t>Promocao</w:t>
            </w:r>
            <w:proofErr w:type="spellEnd"/>
          </w:p>
        </w:tc>
      </w:tr>
      <w:tr w:rsidR="002314AD" w14:paraId="0A9FB4F3" w14:textId="77777777" w:rsidTr="000377E0">
        <w:trPr>
          <w:trHeight w:val="290"/>
        </w:trPr>
        <w:tc>
          <w:tcPr>
            <w:tcW w:w="1962" w:type="dxa"/>
            <w:shd w:val="clear" w:color="auto" w:fill="000000" w:themeFill="text1"/>
          </w:tcPr>
          <w:p w14:paraId="1CAF3AEC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Atributo</w:t>
            </w:r>
          </w:p>
        </w:tc>
        <w:tc>
          <w:tcPr>
            <w:tcW w:w="1435" w:type="dxa"/>
            <w:shd w:val="clear" w:color="auto" w:fill="000000" w:themeFill="text1"/>
          </w:tcPr>
          <w:p w14:paraId="097440E3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Classe</w:t>
            </w:r>
          </w:p>
        </w:tc>
        <w:tc>
          <w:tcPr>
            <w:tcW w:w="896" w:type="dxa"/>
            <w:shd w:val="clear" w:color="auto" w:fill="000000" w:themeFill="text1"/>
          </w:tcPr>
          <w:p w14:paraId="4BE9ED13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Tipo</w:t>
            </w:r>
          </w:p>
        </w:tc>
        <w:tc>
          <w:tcPr>
            <w:tcW w:w="1215" w:type="dxa"/>
            <w:shd w:val="clear" w:color="auto" w:fill="000000" w:themeFill="text1"/>
          </w:tcPr>
          <w:p w14:paraId="6838DCF9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Tamanho</w:t>
            </w:r>
          </w:p>
        </w:tc>
        <w:tc>
          <w:tcPr>
            <w:tcW w:w="1389" w:type="dxa"/>
            <w:shd w:val="clear" w:color="auto" w:fill="000000" w:themeFill="text1"/>
          </w:tcPr>
          <w:p w14:paraId="68822BF3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Obrigatório</w:t>
            </w:r>
          </w:p>
        </w:tc>
        <w:tc>
          <w:tcPr>
            <w:tcW w:w="2000" w:type="dxa"/>
            <w:shd w:val="clear" w:color="auto" w:fill="000000" w:themeFill="text1"/>
          </w:tcPr>
          <w:p w14:paraId="64DCEDE7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Descrição</w:t>
            </w:r>
          </w:p>
        </w:tc>
      </w:tr>
      <w:tr w:rsidR="002314AD" w14:paraId="08462D2F" w14:textId="77777777" w:rsidTr="000377E0">
        <w:trPr>
          <w:trHeight w:val="290"/>
        </w:trPr>
        <w:tc>
          <w:tcPr>
            <w:tcW w:w="1962" w:type="dxa"/>
            <w:shd w:val="clear" w:color="auto" w:fill="FFFFFF" w:themeFill="background1"/>
          </w:tcPr>
          <w:p w14:paraId="2BED95B0" w14:textId="58A89C90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</w:t>
            </w:r>
            <w:r w:rsidR="002314AD">
              <w:rPr>
                <w:rFonts w:cstheme="minorHAnsi"/>
              </w:rPr>
              <w:t>od</w:t>
            </w:r>
            <w:r>
              <w:rPr>
                <w:rFonts w:cstheme="minorHAnsi"/>
              </w:rPr>
              <w:t>P</w:t>
            </w:r>
            <w:r w:rsidR="002314AD">
              <w:rPr>
                <w:rFonts w:cstheme="minorHAnsi"/>
              </w:rPr>
              <w:t>romocao</w:t>
            </w:r>
            <w:proofErr w:type="spellEnd"/>
          </w:p>
        </w:tc>
        <w:tc>
          <w:tcPr>
            <w:tcW w:w="1435" w:type="dxa"/>
            <w:shd w:val="clear" w:color="auto" w:fill="FFFFFF" w:themeFill="background1"/>
          </w:tcPr>
          <w:p w14:paraId="54943862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primaria</w:t>
            </w:r>
          </w:p>
        </w:tc>
        <w:tc>
          <w:tcPr>
            <w:tcW w:w="896" w:type="dxa"/>
            <w:shd w:val="clear" w:color="auto" w:fill="FFFFFF" w:themeFill="background1"/>
          </w:tcPr>
          <w:p w14:paraId="5543F153" w14:textId="578B2CCF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long</w:t>
            </w:r>
            <w:proofErr w:type="spellEnd"/>
          </w:p>
        </w:tc>
        <w:tc>
          <w:tcPr>
            <w:tcW w:w="1215" w:type="dxa"/>
            <w:shd w:val="clear" w:color="auto" w:fill="FFFFFF" w:themeFill="background1"/>
          </w:tcPr>
          <w:p w14:paraId="2A8DE24F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  <w:shd w:val="clear" w:color="auto" w:fill="FFFFFF" w:themeFill="background1"/>
          </w:tcPr>
          <w:p w14:paraId="202FAC6B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2000" w:type="dxa"/>
            <w:shd w:val="clear" w:color="auto" w:fill="FFFFFF" w:themeFill="background1"/>
          </w:tcPr>
          <w:p w14:paraId="5FF655CB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3965C2" w14:paraId="46CC96F8" w14:textId="77777777" w:rsidTr="000377E0">
        <w:trPr>
          <w:trHeight w:val="290"/>
        </w:trPr>
        <w:tc>
          <w:tcPr>
            <w:tcW w:w="1962" w:type="dxa"/>
          </w:tcPr>
          <w:p w14:paraId="07400ECA" w14:textId="4CF0DF45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</w:t>
            </w:r>
            <w:r w:rsidR="002314AD">
              <w:rPr>
                <w:rFonts w:cstheme="minorHAnsi"/>
              </w:rPr>
              <w:t>ipo</w:t>
            </w:r>
            <w:r>
              <w:rPr>
                <w:rFonts w:cstheme="minorHAnsi"/>
              </w:rPr>
              <w:t>P</w:t>
            </w:r>
            <w:r w:rsidR="002314AD">
              <w:rPr>
                <w:rFonts w:cstheme="minorHAnsi"/>
              </w:rPr>
              <w:t>romocao</w:t>
            </w:r>
            <w:proofErr w:type="spellEnd"/>
          </w:p>
        </w:tc>
        <w:tc>
          <w:tcPr>
            <w:tcW w:w="1435" w:type="dxa"/>
          </w:tcPr>
          <w:p w14:paraId="3F83FD07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896" w:type="dxa"/>
          </w:tcPr>
          <w:p w14:paraId="458EBE60" w14:textId="77777777" w:rsidR="002314AD" w:rsidRDefault="002314AD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Int</w:t>
            </w:r>
            <w:proofErr w:type="spellEnd"/>
          </w:p>
        </w:tc>
        <w:tc>
          <w:tcPr>
            <w:tcW w:w="1215" w:type="dxa"/>
          </w:tcPr>
          <w:p w14:paraId="102A31A2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</w:tcPr>
          <w:p w14:paraId="3DBED5A4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2000" w:type="dxa"/>
          </w:tcPr>
          <w:p w14:paraId="5D16BA7C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1=Valor fixo,</w:t>
            </w:r>
          </w:p>
          <w:p w14:paraId="4BFD12F1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2=Porcentagem</w:t>
            </w:r>
          </w:p>
        </w:tc>
      </w:tr>
      <w:tr w:rsidR="002314AD" w:rsidRPr="003965C2" w14:paraId="6C473076" w14:textId="77777777" w:rsidTr="000377E0">
        <w:trPr>
          <w:trHeight w:val="290"/>
        </w:trPr>
        <w:tc>
          <w:tcPr>
            <w:tcW w:w="1962" w:type="dxa"/>
          </w:tcPr>
          <w:p w14:paraId="31C885C1" w14:textId="033BD46C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v</w:t>
            </w:r>
            <w:r w:rsidR="002314AD">
              <w:rPr>
                <w:rFonts w:cstheme="minorHAnsi"/>
              </w:rPr>
              <w:t>alor</w:t>
            </w:r>
            <w:r>
              <w:rPr>
                <w:rFonts w:cstheme="minorHAnsi"/>
              </w:rPr>
              <w:t>P</w:t>
            </w:r>
            <w:r w:rsidR="002314AD">
              <w:rPr>
                <w:rFonts w:cstheme="minorHAnsi"/>
              </w:rPr>
              <w:t>romocao</w:t>
            </w:r>
            <w:proofErr w:type="spellEnd"/>
          </w:p>
        </w:tc>
        <w:tc>
          <w:tcPr>
            <w:tcW w:w="1435" w:type="dxa"/>
          </w:tcPr>
          <w:p w14:paraId="74C018E6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896" w:type="dxa"/>
          </w:tcPr>
          <w:p w14:paraId="08881CF4" w14:textId="2950E2D1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Varchar</w:t>
            </w:r>
            <w:proofErr w:type="spellEnd"/>
            <w:r>
              <w:rPr>
                <w:rFonts w:cstheme="minorHAnsi"/>
              </w:rPr>
              <w:t xml:space="preserve"> </w:t>
            </w:r>
          </w:p>
        </w:tc>
        <w:tc>
          <w:tcPr>
            <w:tcW w:w="1215" w:type="dxa"/>
          </w:tcPr>
          <w:p w14:paraId="68CB779B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</w:tcPr>
          <w:p w14:paraId="60B873A3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2000" w:type="dxa"/>
          </w:tcPr>
          <w:p w14:paraId="1F39177F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3965C2" w14:paraId="0449F6EA" w14:textId="77777777" w:rsidTr="000377E0">
        <w:trPr>
          <w:trHeight w:val="290"/>
        </w:trPr>
        <w:tc>
          <w:tcPr>
            <w:tcW w:w="1962" w:type="dxa"/>
          </w:tcPr>
          <w:p w14:paraId="021B0A18" w14:textId="4A2AA476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dtI</w:t>
            </w:r>
            <w:r w:rsidR="002314AD">
              <w:rPr>
                <w:rFonts w:cstheme="minorHAnsi"/>
              </w:rPr>
              <w:t>ata_</w:t>
            </w:r>
            <w:r w:rsidR="002314AD" w:rsidRPr="00BA18D3">
              <w:rPr>
                <w:rFonts w:cstheme="minorHAnsi"/>
              </w:rPr>
              <w:t>nicio</w:t>
            </w:r>
            <w:proofErr w:type="spellEnd"/>
          </w:p>
        </w:tc>
        <w:tc>
          <w:tcPr>
            <w:tcW w:w="1435" w:type="dxa"/>
          </w:tcPr>
          <w:p w14:paraId="625EEB7F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896" w:type="dxa"/>
          </w:tcPr>
          <w:p w14:paraId="6E7D4A7E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Date</w:t>
            </w:r>
          </w:p>
        </w:tc>
        <w:tc>
          <w:tcPr>
            <w:tcW w:w="1215" w:type="dxa"/>
          </w:tcPr>
          <w:p w14:paraId="579FAF12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</w:tcPr>
          <w:p w14:paraId="240C2393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2000" w:type="dxa"/>
          </w:tcPr>
          <w:p w14:paraId="00BD96AC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Formato </w:t>
            </w:r>
            <w:proofErr w:type="spellStart"/>
            <w:r>
              <w:rPr>
                <w:rFonts w:cstheme="minorHAnsi"/>
              </w:rPr>
              <w:t>dd</w:t>
            </w:r>
            <w:proofErr w:type="spellEnd"/>
            <w:r>
              <w:rPr>
                <w:rFonts w:cstheme="minorHAnsi"/>
              </w:rPr>
              <w:t>/mm/</w:t>
            </w:r>
            <w:proofErr w:type="spellStart"/>
            <w:r>
              <w:rPr>
                <w:rFonts w:cstheme="minorHAnsi"/>
              </w:rPr>
              <w:t>aaaa</w:t>
            </w:r>
            <w:proofErr w:type="spellEnd"/>
            <w:r>
              <w:rPr>
                <w:rFonts w:cstheme="minorHAnsi"/>
              </w:rPr>
              <w:t xml:space="preserve"> </w:t>
            </w:r>
          </w:p>
        </w:tc>
      </w:tr>
      <w:tr w:rsidR="002314AD" w14:paraId="76A12A38" w14:textId="77777777" w:rsidTr="000377E0">
        <w:trPr>
          <w:trHeight w:val="290"/>
        </w:trPr>
        <w:tc>
          <w:tcPr>
            <w:tcW w:w="1962" w:type="dxa"/>
          </w:tcPr>
          <w:p w14:paraId="24922BDA" w14:textId="5B73037C" w:rsidR="002314AD" w:rsidRDefault="0048167C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D</w:t>
            </w:r>
            <w:r w:rsidR="00CC0B80">
              <w:rPr>
                <w:rFonts w:cstheme="minorHAnsi"/>
              </w:rPr>
              <w:t>tF</w:t>
            </w:r>
            <w:r w:rsidR="002314AD">
              <w:rPr>
                <w:rFonts w:cstheme="minorHAnsi"/>
              </w:rPr>
              <w:t>im</w:t>
            </w:r>
            <w:proofErr w:type="spellEnd"/>
          </w:p>
        </w:tc>
        <w:tc>
          <w:tcPr>
            <w:tcW w:w="1435" w:type="dxa"/>
          </w:tcPr>
          <w:p w14:paraId="16A91C0D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896" w:type="dxa"/>
          </w:tcPr>
          <w:p w14:paraId="70A5EEB5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Date</w:t>
            </w:r>
          </w:p>
        </w:tc>
        <w:tc>
          <w:tcPr>
            <w:tcW w:w="1215" w:type="dxa"/>
          </w:tcPr>
          <w:p w14:paraId="28C37EFE" w14:textId="77777777" w:rsidR="002314AD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</w:tcPr>
          <w:p w14:paraId="6EEBA16D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2000" w:type="dxa"/>
          </w:tcPr>
          <w:p w14:paraId="609CB38E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Formato </w:t>
            </w:r>
            <w:proofErr w:type="spellStart"/>
            <w:r>
              <w:rPr>
                <w:rFonts w:cstheme="minorHAnsi"/>
              </w:rPr>
              <w:t>dd</w:t>
            </w:r>
            <w:proofErr w:type="spellEnd"/>
            <w:r>
              <w:rPr>
                <w:rFonts w:cstheme="minorHAnsi"/>
              </w:rPr>
              <w:t>/mm/</w:t>
            </w:r>
            <w:proofErr w:type="spellStart"/>
            <w:r>
              <w:rPr>
                <w:rFonts w:cstheme="minorHAnsi"/>
              </w:rPr>
              <w:t>aaaa</w:t>
            </w:r>
            <w:proofErr w:type="spellEnd"/>
            <w:r>
              <w:rPr>
                <w:rFonts w:cstheme="minorHAnsi"/>
              </w:rPr>
              <w:t xml:space="preserve"> </w:t>
            </w:r>
          </w:p>
        </w:tc>
      </w:tr>
    </w:tbl>
    <w:p w14:paraId="1FDDAC2B" w14:textId="77777777" w:rsidR="002314AD" w:rsidRDefault="002314AD" w:rsidP="002314AD">
      <w:pPr>
        <w:rPr>
          <w:rFonts w:cstheme="minorHAnsi"/>
          <w:u w:val="single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5"/>
        <w:gridCol w:w="1429"/>
        <w:gridCol w:w="1052"/>
        <w:gridCol w:w="1215"/>
        <w:gridCol w:w="1389"/>
        <w:gridCol w:w="1821"/>
      </w:tblGrid>
      <w:tr w:rsidR="002314AD" w14:paraId="4BEC7256" w14:textId="77777777" w:rsidTr="000377E0">
        <w:trPr>
          <w:trHeight w:val="290"/>
        </w:trPr>
        <w:tc>
          <w:tcPr>
            <w:tcW w:w="8494" w:type="dxa"/>
            <w:gridSpan w:val="6"/>
          </w:tcPr>
          <w:p w14:paraId="1622B0FC" w14:textId="77777777" w:rsidR="002314AD" w:rsidRDefault="002314AD" w:rsidP="000377E0">
            <w:pPr>
              <w:rPr>
                <w:rFonts w:cstheme="minorHAnsi"/>
                <w:u w:val="single"/>
              </w:rPr>
            </w:pPr>
            <w:r>
              <w:rPr>
                <w:rFonts w:cstheme="minorHAnsi"/>
                <w:u w:val="single"/>
              </w:rPr>
              <w:t>Entidade: feedback</w:t>
            </w:r>
          </w:p>
        </w:tc>
      </w:tr>
      <w:tr w:rsidR="002314AD" w14:paraId="6696F881" w14:textId="77777777" w:rsidTr="000377E0">
        <w:trPr>
          <w:trHeight w:val="290"/>
        </w:trPr>
        <w:tc>
          <w:tcPr>
            <w:tcW w:w="1695" w:type="dxa"/>
            <w:shd w:val="clear" w:color="auto" w:fill="000000" w:themeFill="text1"/>
          </w:tcPr>
          <w:p w14:paraId="48EB2F53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Atributo</w:t>
            </w:r>
          </w:p>
        </w:tc>
        <w:tc>
          <w:tcPr>
            <w:tcW w:w="1408" w:type="dxa"/>
            <w:shd w:val="clear" w:color="auto" w:fill="000000" w:themeFill="text1"/>
          </w:tcPr>
          <w:p w14:paraId="01835414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Classe</w:t>
            </w:r>
          </w:p>
        </w:tc>
        <w:tc>
          <w:tcPr>
            <w:tcW w:w="1052" w:type="dxa"/>
            <w:shd w:val="clear" w:color="auto" w:fill="000000" w:themeFill="text1"/>
          </w:tcPr>
          <w:p w14:paraId="263D3D56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Tipo</w:t>
            </w:r>
          </w:p>
        </w:tc>
        <w:tc>
          <w:tcPr>
            <w:tcW w:w="1178" w:type="dxa"/>
            <w:shd w:val="clear" w:color="auto" w:fill="000000" w:themeFill="text1"/>
          </w:tcPr>
          <w:p w14:paraId="1666DD52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Tamanho</w:t>
            </w:r>
          </w:p>
        </w:tc>
        <w:tc>
          <w:tcPr>
            <w:tcW w:w="1340" w:type="dxa"/>
            <w:shd w:val="clear" w:color="auto" w:fill="000000" w:themeFill="text1"/>
          </w:tcPr>
          <w:p w14:paraId="03453FF0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Obrigatório</w:t>
            </w:r>
          </w:p>
        </w:tc>
        <w:tc>
          <w:tcPr>
            <w:tcW w:w="1821" w:type="dxa"/>
            <w:shd w:val="clear" w:color="auto" w:fill="000000" w:themeFill="text1"/>
          </w:tcPr>
          <w:p w14:paraId="12B28B4E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Descrição</w:t>
            </w:r>
          </w:p>
        </w:tc>
      </w:tr>
      <w:tr w:rsidR="002314AD" w:rsidRPr="003965C2" w14:paraId="6C9EAD94" w14:textId="77777777" w:rsidTr="000377E0">
        <w:trPr>
          <w:trHeight w:val="302"/>
        </w:trPr>
        <w:tc>
          <w:tcPr>
            <w:tcW w:w="1695" w:type="dxa"/>
          </w:tcPr>
          <w:p w14:paraId="48C858CC" w14:textId="4C21CA9C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</w:t>
            </w:r>
            <w:r w:rsidR="002314AD">
              <w:rPr>
                <w:rFonts w:cstheme="minorHAnsi"/>
              </w:rPr>
              <w:t>od</w:t>
            </w:r>
            <w:r>
              <w:rPr>
                <w:rFonts w:cstheme="minorHAnsi"/>
              </w:rPr>
              <w:t>F</w:t>
            </w:r>
            <w:r w:rsidR="002314AD">
              <w:rPr>
                <w:rFonts w:cstheme="minorHAnsi"/>
              </w:rPr>
              <w:t>eedback</w:t>
            </w:r>
            <w:proofErr w:type="spellEnd"/>
          </w:p>
        </w:tc>
        <w:tc>
          <w:tcPr>
            <w:tcW w:w="1408" w:type="dxa"/>
          </w:tcPr>
          <w:p w14:paraId="490369DE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primaria</w:t>
            </w:r>
          </w:p>
        </w:tc>
        <w:tc>
          <w:tcPr>
            <w:tcW w:w="1052" w:type="dxa"/>
          </w:tcPr>
          <w:p w14:paraId="230148BC" w14:textId="4766AE45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long</w:t>
            </w:r>
            <w:proofErr w:type="spellEnd"/>
          </w:p>
        </w:tc>
        <w:tc>
          <w:tcPr>
            <w:tcW w:w="1178" w:type="dxa"/>
          </w:tcPr>
          <w:p w14:paraId="03501B09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40" w:type="dxa"/>
          </w:tcPr>
          <w:p w14:paraId="3329C75E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821" w:type="dxa"/>
          </w:tcPr>
          <w:p w14:paraId="64D2233C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3965C2" w14:paraId="7E2669ED" w14:textId="77777777" w:rsidTr="000377E0">
        <w:trPr>
          <w:trHeight w:val="302"/>
        </w:trPr>
        <w:tc>
          <w:tcPr>
            <w:tcW w:w="1695" w:type="dxa"/>
          </w:tcPr>
          <w:p w14:paraId="1E75FF7A" w14:textId="12DF2ED2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</w:t>
            </w:r>
            <w:r w:rsidR="002314AD">
              <w:rPr>
                <w:rFonts w:cstheme="minorHAnsi"/>
              </w:rPr>
              <w:t>od</w:t>
            </w:r>
            <w:r>
              <w:rPr>
                <w:rFonts w:cstheme="minorHAnsi"/>
              </w:rPr>
              <w:t>C</w:t>
            </w:r>
            <w:r w:rsidR="002314AD">
              <w:rPr>
                <w:rFonts w:cstheme="minorHAnsi"/>
              </w:rPr>
              <w:t>liente</w:t>
            </w:r>
            <w:proofErr w:type="spellEnd"/>
          </w:p>
        </w:tc>
        <w:tc>
          <w:tcPr>
            <w:tcW w:w="1408" w:type="dxa"/>
          </w:tcPr>
          <w:p w14:paraId="2FD6B6C6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Estrangeira</w:t>
            </w:r>
          </w:p>
        </w:tc>
        <w:tc>
          <w:tcPr>
            <w:tcW w:w="1052" w:type="dxa"/>
          </w:tcPr>
          <w:p w14:paraId="5B2EA065" w14:textId="77777777" w:rsidR="002314AD" w:rsidRPr="003965C2" w:rsidRDefault="002314AD" w:rsidP="000377E0">
            <w:pPr>
              <w:rPr>
                <w:rFonts w:cstheme="minorHAnsi"/>
              </w:rPr>
            </w:pPr>
            <w:proofErr w:type="spellStart"/>
            <w:r w:rsidRPr="003965C2">
              <w:rPr>
                <w:rFonts w:cstheme="minorHAnsi"/>
              </w:rPr>
              <w:t>Int</w:t>
            </w:r>
            <w:proofErr w:type="spellEnd"/>
          </w:p>
        </w:tc>
        <w:tc>
          <w:tcPr>
            <w:tcW w:w="1178" w:type="dxa"/>
          </w:tcPr>
          <w:p w14:paraId="26CC340F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40" w:type="dxa"/>
          </w:tcPr>
          <w:p w14:paraId="02F5F679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821" w:type="dxa"/>
          </w:tcPr>
          <w:p w14:paraId="30FD3D53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3965C2" w14:paraId="5D0DB1F7" w14:textId="77777777" w:rsidTr="000377E0">
        <w:trPr>
          <w:trHeight w:val="290"/>
        </w:trPr>
        <w:tc>
          <w:tcPr>
            <w:tcW w:w="1695" w:type="dxa"/>
          </w:tcPr>
          <w:p w14:paraId="22BA9299" w14:textId="70DA2D19" w:rsidR="002314AD" w:rsidRPr="003965C2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</w:t>
            </w:r>
            <w:r w:rsidR="002314AD">
              <w:rPr>
                <w:rFonts w:cstheme="minorHAnsi"/>
              </w:rPr>
              <w:t>od</w:t>
            </w:r>
            <w:r>
              <w:rPr>
                <w:rFonts w:cstheme="minorHAnsi"/>
              </w:rPr>
              <w:t>E</w:t>
            </w:r>
            <w:r w:rsidR="002314AD">
              <w:rPr>
                <w:rFonts w:cstheme="minorHAnsi"/>
              </w:rPr>
              <w:t>mpresa</w:t>
            </w:r>
            <w:proofErr w:type="spellEnd"/>
          </w:p>
        </w:tc>
        <w:tc>
          <w:tcPr>
            <w:tcW w:w="1408" w:type="dxa"/>
          </w:tcPr>
          <w:p w14:paraId="6A96C7D4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Estrangeira</w:t>
            </w:r>
          </w:p>
        </w:tc>
        <w:tc>
          <w:tcPr>
            <w:tcW w:w="1052" w:type="dxa"/>
          </w:tcPr>
          <w:p w14:paraId="357CFE76" w14:textId="77777777" w:rsidR="002314AD" w:rsidRPr="003965C2" w:rsidRDefault="002314AD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Int</w:t>
            </w:r>
            <w:proofErr w:type="spellEnd"/>
          </w:p>
        </w:tc>
        <w:tc>
          <w:tcPr>
            <w:tcW w:w="1178" w:type="dxa"/>
          </w:tcPr>
          <w:p w14:paraId="173AC4AB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40" w:type="dxa"/>
          </w:tcPr>
          <w:p w14:paraId="449798C1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Não</w:t>
            </w:r>
          </w:p>
        </w:tc>
        <w:tc>
          <w:tcPr>
            <w:tcW w:w="1821" w:type="dxa"/>
          </w:tcPr>
          <w:p w14:paraId="06CC0CA4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3965C2" w14:paraId="2C1EFEE8" w14:textId="77777777" w:rsidTr="000377E0">
        <w:trPr>
          <w:trHeight w:val="290"/>
        </w:trPr>
        <w:tc>
          <w:tcPr>
            <w:tcW w:w="1695" w:type="dxa"/>
          </w:tcPr>
          <w:p w14:paraId="71712805" w14:textId="2A47A5B9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</w:t>
            </w:r>
            <w:r w:rsidR="002314AD">
              <w:rPr>
                <w:rFonts w:cstheme="minorHAnsi"/>
              </w:rPr>
              <w:t>od</w:t>
            </w:r>
            <w:r>
              <w:rPr>
                <w:rFonts w:cstheme="minorHAnsi"/>
              </w:rPr>
              <w:t>I</w:t>
            </w:r>
            <w:r w:rsidR="002314AD">
              <w:rPr>
                <w:rFonts w:cstheme="minorHAnsi"/>
              </w:rPr>
              <w:t>tem</w:t>
            </w:r>
            <w:proofErr w:type="spellEnd"/>
          </w:p>
        </w:tc>
        <w:tc>
          <w:tcPr>
            <w:tcW w:w="1408" w:type="dxa"/>
          </w:tcPr>
          <w:p w14:paraId="1D19391C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Estrangeir</w:t>
            </w:r>
            <w:r>
              <w:rPr>
                <w:rFonts w:cstheme="minorHAnsi"/>
              </w:rPr>
              <w:lastRenderedPageBreak/>
              <w:t>a</w:t>
            </w:r>
          </w:p>
        </w:tc>
        <w:tc>
          <w:tcPr>
            <w:tcW w:w="1052" w:type="dxa"/>
          </w:tcPr>
          <w:p w14:paraId="6BB0B339" w14:textId="77777777" w:rsidR="002314AD" w:rsidRDefault="002314AD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lastRenderedPageBreak/>
              <w:t>Int</w:t>
            </w:r>
            <w:proofErr w:type="spellEnd"/>
          </w:p>
        </w:tc>
        <w:tc>
          <w:tcPr>
            <w:tcW w:w="1178" w:type="dxa"/>
          </w:tcPr>
          <w:p w14:paraId="74D8798E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40" w:type="dxa"/>
          </w:tcPr>
          <w:p w14:paraId="2FBC3380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Não</w:t>
            </w:r>
          </w:p>
        </w:tc>
        <w:tc>
          <w:tcPr>
            <w:tcW w:w="1821" w:type="dxa"/>
          </w:tcPr>
          <w:p w14:paraId="6210732A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14:paraId="2936AE07" w14:textId="77777777" w:rsidTr="000377E0">
        <w:trPr>
          <w:trHeight w:val="290"/>
        </w:trPr>
        <w:tc>
          <w:tcPr>
            <w:tcW w:w="1695" w:type="dxa"/>
          </w:tcPr>
          <w:p w14:paraId="3C25CC4B" w14:textId="19AD67E0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</w:t>
            </w:r>
            <w:r w:rsidR="002314AD">
              <w:rPr>
                <w:rFonts w:cstheme="minorHAnsi"/>
              </w:rPr>
              <w:t>omentario</w:t>
            </w:r>
            <w:proofErr w:type="spellEnd"/>
          </w:p>
        </w:tc>
        <w:tc>
          <w:tcPr>
            <w:tcW w:w="1408" w:type="dxa"/>
          </w:tcPr>
          <w:p w14:paraId="111B3410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052" w:type="dxa"/>
          </w:tcPr>
          <w:p w14:paraId="5BA902FB" w14:textId="77777777" w:rsidR="002314AD" w:rsidRDefault="002314AD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Varchar</w:t>
            </w:r>
            <w:proofErr w:type="spellEnd"/>
          </w:p>
        </w:tc>
        <w:tc>
          <w:tcPr>
            <w:tcW w:w="1178" w:type="dxa"/>
          </w:tcPr>
          <w:p w14:paraId="7DE447B9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500</w:t>
            </w:r>
          </w:p>
        </w:tc>
        <w:tc>
          <w:tcPr>
            <w:tcW w:w="1340" w:type="dxa"/>
          </w:tcPr>
          <w:p w14:paraId="39A07DAB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821" w:type="dxa"/>
          </w:tcPr>
          <w:p w14:paraId="5D01CD87" w14:textId="77777777" w:rsidR="002314AD" w:rsidRDefault="002314AD" w:rsidP="000377E0">
            <w:pPr>
              <w:rPr>
                <w:rFonts w:cstheme="minorHAnsi"/>
              </w:rPr>
            </w:pPr>
          </w:p>
        </w:tc>
      </w:tr>
      <w:tr w:rsidR="002314AD" w14:paraId="664FC6D3" w14:textId="77777777" w:rsidTr="000377E0">
        <w:trPr>
          <w:trHeight w:val="290"/>
        </w:trPr>
        <w:tc>
          <w:tcPr>
            <w:tcW w:w="1695" w:type="dxa"/>
          </w:tcPr>
          <w:p w14:paraId="31BF114B" w14:textId="2C76C2A9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dtFeedback</w:t>
            </w:r>
            <w:proofErr w:type="spellEnd"/>
          </w:p>
        </w:tc>
        <w:tc>
          <w:tcPr>
            <w:tcW w:w="1408" w:type="dxa"/>
          </w:tcPr>
          <w:p w14:paraId="0A07406B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052" w:type="dxa"/>
          </w:tcPr>
          <w:p w14:paraId="533EF800" w14:textId="63168F68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Date</w:t>
            </w:r>
          </w:p>
        </w:tc>
        <w:tc>
          <w:tcPr>
            <w:tcW w:w="1178" w:type="dxa"/>
          </w:tcPr>
          <w:p w14:paraId="31BCFB82" w14:textId="77777777" w:rsidR="002314AD" w:rsidRDefault="002314AD" w:rsidP="000377E0">
            <w:pPr>
              <w:rPr>
                <w:rFonts w:cstheme="minorHAnsi"/>
              </w:rPr>
            </w:pPr>
          </w:p>
        </w:tc>
        <w:tc>
          <w:tcPr>
            <w:tcW w:w="1340" w:type="dxa"/>
          </w:tcPr>
          <w:p w14:paraId="3A096618" w14:textId="77777777" w:rsidR="002314AD" w:rsidRDefault="002314AD" w:rsidP="000377E0">
            <w:pPr>
              <w:rPr>
                <w:rFonts w:cstheme="minorHAnsi"/>
              </w:rPr>
            </w:pPr>
          </w:p>
        </w:tc>
        <w:tc>
          <w:tcPr>
            <w:tcW w:w="1821" w:type="dxa"/>
          </w:tcPr>
          <w:p w14:paraId="159E8595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Formato </w:t>
            </w:r>
            <w:proofErr w:type="spellStart"/>
            <w:r>
              <w:rPr>
                <w:rFonts w:cstheme="minorHAnsi"/>
              </w:rPr>
              <w:t>dd</w:t>
            </w:r>
            <w:proofErr w:type="spellEnd"/>
            <w:r>
              <w:rPr>
                <w:rFonts w:cstheme="minorHAnsi"/>
              </w:rPr>
              <w:t>/mm/</w:t>
            </w:r>
            <w:proofErr w:type="spellStart"/>
            <w:r>
              <w:rPr>
                <w:rFonts w:cstheme="minorHAnsi"/>
              </w:rPr>
              <w:t>aaaa</w:t>
            </w:r>
            <w:proofErr w:type="spellEnd"/>
            <w:r>
              <w:rPr>
                <w:rFonts w:cstheme="minorHAnsi"/>
              </w:rPr>
              <w:t xml:space="preserve"> </w:t>
            </w:r>
          </w:p>
          <w:p w14:paraId="7D7756F4" w14:textId="77777777" w:rsidR="002314AD" w:rsidRDefault="002314AD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hh:mm</w:t>
            </w:r>
            <w:proofErr w:type="spellEnd"/>
          </w:p>
        </w:tc>
      </w:tr>
      <w:tr w:rsidR="002314AD" w14:paraId="03C3865B" w14:textId="77777777" w:rsidTr="000377E0">
        <w:trPr>
          <w:trHeight w:val="290"/>
        </w:trPr>
        <w:tc>
          <w:tcPr>
            <w:tcW w:w="1695" w:type="dxa"/>
          </w:tcPr>
          <w:p w14:paraId="1D8B73FB" w14:textId="05EDBF5F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v</w:t>
            </w:r>
            <w:r w:rsidR="002314AD">
              <w:rPr>
                <w:rFonts w:cstheme="minorHAnsi"/>
              </w:rPr>
              <w:t>alor</w:t>
            </w:r>
            <w:r>
              <w:rPr>
                <w:rFonts w:cstheme="minorHAnsi"/>
                <w:u w:val="single"/>
              </w:rPr>
              <w:t>M</w:t>
            </w:r>
            <w:r w:rsidR="002314AD" w:rsidRPr="00615C2C">
              <w:rPr>
                <w:rFonts w:cstheme="minorHAnsi"/>
                <w:u w:val="single"/>
              </w:rPr>
              <w:t>edia</w:t>
            </w:r>
            <w:proofErr w:type="spellEnd"/>
          </w:p>
        </w:tc>
        <w:tc>
          <w:tcPr>
            <w:tcW w:w="1408" w:type="dxa"/>
          </w:tcPr>
          <w:p w14:paraId="09ED2A2C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052" w:type="dxa"/>
          </w:tcPr>
          <w:p w14:paraId="6A77801F" w14:textId="0CD35337" w:rsidR="002314AD" w:rsidRDefault="00CC0B80" w:rsidP="000377E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int</w:t>
            </w:r>
            <w:proofErr w:type="spellEnd"/>
          </w:p>
        </w:tc>
        <w:tc>
          <w:tcPr>
            <w:tcW w:w="1178" w:type="dxa"/>
          </w:tcPr>
          <w:p w14:paraId="057B1090" w14:textId="77777777" w:rsidR="002314AD" w:rsidRDefault="002314AD" w:rsidP="000377E0">
            <w:pPr>
              <w:rPr>
                <w:rFonts w:cstheme="minorHAnsi"/>
              </w:rPr>
            </w:pPr>
          </w:p>
        </w:tc>
        <w:tc>
          <w:tcPr>
            <w:tcW w:w="1340" w:type="dxa"/>
          </w:tcPr>
          <w:p w14:paraId="5D371BFC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821" w:type="dxa"/>
          </w:tcPr>
          <w:p w14:paraId="26396AD0" w14:textId="77777777" w:rsidR="002314AD" w:rsidRDefault="002314AD" w:rsidP="000377E0">
            <w:pPr>
              <w:rPr>
                <w:rFonts w:cstheme="minorHAnsi"/>
              </w:rPr>
            </w:pPr>
          </w:p>
        </w:tc>
      </w:tr>
    </w:tbl>
    <w:p w14:paraId="0F247089" w14:textId="77777777" w:rsidR="00350E7F" w:rsidRPr="009A12C6" w:rsidRDefault="00350E7F" w:rsidP="00902A4D">
      <w:pPr>
        <w:ind w:left="0" w:right="4177" w:firstLine="0"/>
        <w:rPr>
          <w:szCs w:val="24"/>
        </w:rPr>
      </w:pPr>
    </w:p>
    <w:sectPr w:rsidR="00350E7F" w:rsidRPr="009A12C6" w:rsidSect="009A12C6">
      <w:pgSz w:w="11906" w:h="16838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EAA6B3" w14:textId="77777777" w:rsidR="00F67598" w:rsidRDefault="00F67598" w:rsidP="00053A49">
      <w:pPr>
        <w:spacing w:line="240" w:lineRule="auto"/>
      </w:pPr>
      <w:r>
        <w:separator/>
      </w:r>
    </w:p>
  </w:endnote>
  <w:endnote w:type="continuationSeparator" w:id="0">
    <w:p w14:paraId="6A9A19FB" w14:textId="77777777" w:rsidR="00F67598" w:rsidRDefault="00F67598" w:rsidP="00053A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BA0DF2" w14:textId="77777777" w:rsidR="00F67598" w:rsidRDefault="00F67598" w:rsidP="00053A49">
      <w:pPr>
        <w:spacing w:line="240" w:lineRule="auto"/>
      </w:pPr>
      <w:r>
        <w:separator/>
      </w:r>
    </w:p>
  </w:footnote>
  <w:footnote w:type="continuationSeparator" w:id="0">
    <w:p w14:paraId="14A12DF7" w14:textId="77777777" w:rsidR="00F67598" w:rsidRDefault="00F67598" w:rsidP="00053A49">
      <w:pPr>
        <w:spacing w:line="240" w:lineRule="auto"/>
      </w:pPr>
      <w:r>
        <w:continuationSeparator/>
      </w:r>
    </w:p>
  </w:footnote>
  <w:footnote w:id="1">
    <w:p w14:paraId="762E088A" w14:textId="77777777" w:rsidR="0048167C" w:rsidRDefault="0048167C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>
        <w:rPr>
          <w:szCs w:val="24"/>
        </w:rPr>
        <w:t>Magalhães, Guilherme. . Disponível em: &lt;</w:t>
      </w:r>
      <w:r w:rsidRPr="00787323">
        <w:rPr>
          <w:szCs w:val="24"/>
        </w:rPr>
        <w:t xml:space="preserve"> </w:t>
      </w:r>
      <w:r w:rsidRPr="0097061B">
        <w:rPr>
          <w:szCs w:val="24"/>
        </w:rPr>
        <w:t>https://www.trabalhosgratuitos.com/Exatas/Inform%C3%A1tica/Modelo-de-processo-de-Software-779525.html</w:t>
      </w:r>
      <w:r w:rsidRPr="665C9D43">
        <w:rPr>
          <w:szCs w:val="24"/>
        </w:rPr>
        <w:t>)</w:t>
      </w:r>
      <w:r>
        <w:rPr>
          <w:szCs w:val="24"/>
        </w:rPr>
        <w:t xml:space="preserve"> &gt;. Acessado em 18/11/2016 às 19h32min.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D2CA8"/>
    <w:multiLevelType w:val="multilevel"/>
    <w:tmpl w:val="2A80E9E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405" w:hanging="360"/>
      </w:pPr>
      <w:rPr>
        <w:rFonts w:hint="default"/>
        <w:b/>
      </w:rPr>
    </w:lvl>
    <w:lvl w:ilvl="2">
      <w:start w:val="9"/>
      <w:numFmt w:val="decimal"/>
      <w:lvlText w:val="%1.%2.%3"/>
      <w:lvlJc w:val="left"/>
      <w:pPr>
        <w:ind w:left="81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215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  <w:b w:val="0"/>
      </w:rPr>
    </w:lvl>
  </w:abstractNum>
  <w:abstractNum w:abstractNumId="1" w15:restartNumberingAfterBreak="0">
    <w:nsid w:val="0C013D92"/>
    <w:multiLevelType w:val="hybridMultilevel"/>
    <w:tmpl w:val="77BAAC52"/>
    <w:lvl w:ilvl="0" w:tplc="0416000F">
      <w:start w:val="1"/>
      <w:numFmt w:val="decimal"/>
      <w:lvlText w:val="%1."/>
      <w:lvlJc w:val="left"/>
      <w:pPr>
        <w:ind w:left="765" w:hanging="360"/>
      </w:pPr>
    </w:lvl>
    <w:lvl w:ilvl="1" w:tplc="04160019" w:tentative="1">
      <w:start w:val="1"/>
      <w:numFmt w:val="lowerLetter"/>
      <w:lvlText w:val="%2."/>
      <w:lvlJc w:val="left"/>
      <w:pPr>
        <w:ind w:left="1485" w:hanging="360"/>
      </w:pPr>
    </w:lvl>
    <w:lvl w:ilvl="2" w:tplc="0416001B" w:tentative="1">
      <w:start w:val="1"/>
      <w:numFmt w:val="lowerRoman"/>
      <w:lvlText w:val="%3."/>
      <w:lvlJc w:val="right"/>
      <w:pPr>
        <w:ind w:left="2205" w:hanging="180"/>
      </w:pPr>
    </w:lvl>
    <w:lvl w:ilvl="3" w:tplc="0416000F" w:tentative="1">
      <w:start w:val="1"/>
      <w:numFmt w:val="decimal"/>
      <w:lvlText w:val="%4."/>
      <w:lvlJc w:val="left"/>
      <w:pPr>
        <w:ind w:left="2925" w:hanging="360"/>
      </w:pPr>
    </w:lvl>
    <w:lvl w:ilvl="4" w:tplc="04160019" w:tentative="1">
      <w:start w:val="1"/>
      <w:numFmt w:val="lowerLetter"/>
      <w:lvlText w:val="%5."/>
      <w:lvlJc w:val="left"/>
      <w:pPr>
        <w:ind w:left="3645" w:hanging="360"/>
      </w:pPr>
    </w:lvl>
    <w:lvl w:ilvl="5" w:tplc="0416001B" w:tentative="1">
      <w:start w:val="1"/>
      <w:numFmt w:val="lowerRoman"/>
      <w:lvlText w:val="%6."/>
      <w:lvlJc w:val="right"/>
      <w:pPr>
        <w:ind w:left="4365" w:hanging="180"/>
      </w:pPr>
    </w:lvl>
    <w:lvl w:ilvl="6" w:tplc="0416000F" w:tentative="1">
      <w:start w:val="1"/>
      <w:numFmt w:val="decimal"/>
      <w:lvlText w:val="%7."/>
      <w:lvlJc w:val="left"/>
      <w:pPr>
        <w:ind w:left="5085" w:hanging="360"/>
      </w:pPr>
    </w:lvl>
    <w:lvl w:ilvl="7" w:tplc="04160019" w:tentative="1">
      <w:start w:val="1"/>
      <w:numFmt w:val="lowerLetter"/>
      <w:lvlText w:val="%8."/>
      <w:lvlJc w:val="left"/>
      <w:pPr>
        <w:ind w:left="5805" w:hanging="360"/>
      </w:pPr>
    </w:lvl>
    <w:lvl w:ilvl="8" w:tplc="04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0E074CC4"/>
    <w:multiLevelType w:val="hybridMultilevel"/>
    <w:tmpl w:val="8910CB8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1B2FEF"/>
    <w:multiLevelType w:val="multilevel"/>
    <w:tmpl w:val="388226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2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78A507E"/>
    <w:multiLevelType w:val="hybridMultilevel"/>
    <w:tmpl w:val="92A0825A"/>
    <w:lvl w:ilvl="0" w:tplc="04160013">
      <w:start w:val="1"/>
      <w:numFmt w:val="upperRoman"/>
      <w:lvlText w:val="%1."/>
      <w:lvlJc w:val="right"/>
      <w:pPr>
        <w:ind w:left="1415" w:hanging="360"/>
      </w:pPr>
    </w:lvl>
    <w:lvl w:ilvl="1" w:tplc="04160019" w:tentative="1">
      <w:start w:val="1"/>
      <w:numFmt w:val="lowerLetter"/>
      <w:lvlText w:val="%2."/>
      <w:lvlJc w:val="left"/>
      <w:pPr>
        <w:ind w:left="1425" w:hanging="360"/>
      </w:pPr>
    </w:lvl>
    <w:lvl w:ilvl="2" w:tplc="0416001B" w:tentative="1">
      <w:start w:val="1"/>
      <w:numFmt w:val="lowerRoman"/>
      <w:lvlText w:val="%3."/>
      <w:lvlJc w:val="right"/>
      <w:pPr>
        <w:ind w:left="2145" w:hanging="180"/>
      </w:pPr>
    </w:lvl>
    <w:lvl w:ilvl="3" w:tplc="0416000F" w:tentative="1">
      <w:start w:val="1"/>
      <w:numFmt w:val="decimal"/>
      <w:lvlText w:val="%4."/>
      <w:lvlJc w:val="left"/>
      <w:pPr>
        <w:ind w:left="2865" w:hanging="360"/>
      </w:pPr>
    </w:lvl>
    <w:lvl w:ilvl="4" w:tplc="04160019" w:tentative="1">
      <w:start w:val="1"/>
      <w:numFmt w:val="lowerLetter"/>
      <w:lvlText w:val="%5."/>
      <w:lvlJc w:val="left"/>
      <w:pPr>
        <w:ind w:left="3585" w:hanging="360"/>
      </w:pPr>
    </w:lvl>
    <w:lvl w:ilvl="5" w:tplc="0416001B" w:tentative="1">
      <w:start w:val="1"/>
      <w:numFmt w:val="lowerRoman"/>
      <w:lvlText w:val="%6."/>
      <w:lvlJc w:val="right"/>
      <w:pPr>
        <w:ind w:left="4305" w:hanging="180"/>
      </w:pPr>
    </w:lvl>
    <w:lvl w:ilvl="6" w:tplc="0416000F" w:tentative="1">
      <w:start w:val="1"/>
      <w:numFmt w:val="decimal"/>
      <w:lvlText w:val="%7."/>
      <w:lvlJc w:val="left"/>
      <w:pPr>
        <w:ind w:left="5025" w:hanging="360"/>
      </w:pPr>
    </w:lvl>
    <w:lvl w:ilvl="7" w:tplc="04160019" w:tentative="1">
      <w:start w:val="1"/>
      <w:numFmt w:val="lowerLetter"/>
      <w:lvlText w:val="%8."/>
      <w:lvlJc w:val="left"/>
      <w:pPr>
        <w:ind w:left="5745" w:hanging="360"/>
      </w:pPr>
    </w:lvl>
    <w:lvl w:ilvl="8" w:tplc="0416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5" w15:restartNumberingAfterBreak="0">
    <w:nsid w:val="18006C82"/>
    <w:multiLevelType w:val="multilevel"/>
    <w:tmpl w:val="92CAB7B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215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  <w:b w:val="0"/>
      </w:rPr>
    </w:lvl>
  </w:abstractNum>
  <w:abstractNum w:abstractNumId="6" w15:restartNumberingAfterBreak="0">
    <w:nsid w:val="192020E5"/>
    <w:multiLevelType w:val="multilevel"/>
    <w:tmpl w:val="77C66E6A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0" w:hanging="4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7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3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80" w:hanging="1800"/>
      </w:pPr>
      <w:rPr>
        <w:rFonts w:hint="default"/>
      </w:rPr>
    </w:lvl>
  </w:abstractNum>
  <w:abstractNum w:abstractNumId="7" w15:restartNumberingAfterBreak="0">
    <w:nsid w:val="1AB8392D"/>
    <w:multiLevelType w:val="hybridMultilevel"/>
    <w:tmpl w:val="4D54E2B8"/>
    <w:lvl w:ilvl="0" w:tplc="0416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8" w15:restartNumberingAfterBreak="0">
    <w:nsid w:val="206A47C3"/>
    <w:multiLevelType w:val="multilevel"/>
    <w:tmpl w:val="92CAB7B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215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  <w:b w:val="0"/>
      </w:rPr>
    </w:lvl>
  </w:abstractNum>
  <w:abstractNum w:abstractNumId="9" w15:restartNumberingAfterBreak="0">
    <w:nsid w:val="20C1564F"/>
    <w:multiLevelType w:val="multilevel"/>
    <w:tmpl w:val="51080C6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38B31DF"/>
    <w:multiLevelType w:val="hybridMultilevel"/>
    <w:tmpl w:val="054CA8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4F1A56"/>
    <w:multiLevelType w:val="multilevel"/>
    <w:tmpl w:val="6E00568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5B0196C"/>
    <w:multiLevelType w:val="hybridMultilevel"/>
    <w:tmpl w:val="0DB424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53163"/>
    <w:multiLevelType w:val="multilevel"/>
    <w:tmpl w:val="CFE6342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648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  <w:b w:val="0"/>
      </w:rPr>
    </w:lvl>
  </w:abstractNum>
  <w:abstractNum w:abstractNumId="14" w15:restartNumberingAfterBreak="0">
    <w:nsid w:val="28A50C3F"/>
    <w:multiLevelType w:val="multilevel"/>
    <w:tmpl w:val="C442A4D2"/>
    <w:lvl w:ilvl="0">
      <w:start w:val="1"/>
      <w:numFmt w:val="upperRoman"/>
      <w:lvlText w:val="%1."/>
      <w:lvlJc w:val="left"/>
      <w:pPr>
        <w:ind w:left="765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5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5" w:hanging="2160"/>
      </w:pPr>
      <w:rPr>
        <w:rFonts w:hint="default"/>
      </w:rPr>
    </w:lvl>
  </w:abstractNum>
  <w:abstractNum w:abstractNumId="15" w15:restartNumberingAfterBreak="0">
    <w:nsid w:val="307355BE"/>
    <w:multiLevelType w:val="multilevel"/>
    <w:tmpl w:val="06B214F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2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E03AF7"/>
    <w:multiLevelType w:val="hybridMultilevel"/>
    <w:tmpl w:val="87E28B80"/>
    <w:lvl w:ilvl="0" w:tplc="0416000F">
      <w:start w:val="1"/>
      <w:numFmt w:val="decimal"/>
      <w:lvlText w:val="%1."/>
      <w:lvlJc w:val="left"/>
      <w:pPr>
        <w:ind w:left="705" w:hanging="360"/>
      </w:pPr>
    </w:lvl>
    <w:lvl w:ilvl="1" w:tplc="04160019" w:tentative="1">
      <w:start w:val="1"/>
      <w:numFmt w:val="lowerLetter"/>
      <w:lvlText w:val="%2."/>
      <w:lvlJc w:val="left"/>
      <w:pPr>
        <w:ind w:left="1425" w:hanging="360"/>
      </w:pPr>
    </w:lvl>
    <w:lvl w:ilvl="2" w:tplc="0416001B" w:tentative="1">
      <w:start w:val="1"/>
      <w:numFmt w:val="lowerRoman"/>
      <w:lvlText w:val="%3."/>
      <w:lvlJc w:val="right"/>
      <w:pPr>
        <w:ind w:left="2145" w:hanging="180"/>
      </w:pPr>
    </w:lvl>
    <w:lvl w:ilvl="3" w:tplc="0416000F" w:tentative="1">
      <w:start w:val="1"/>
      <w:numFmt w:val="decimal"/>
      <w:lvlText w:val="%4."/>
      <w:lvlJc w:val="left"/>
      <w:pPr>
        <w:ind w:left="2865" w:hanging="360"/>
      </w:pPr>
    </w:lvl>
    <w:lvl w:ilvl="4" w:tplc="04160019" w:tentative="1">
      <w:start w:val="1"/>
      <w:numFmt w:val="lowerLetter"/>
      <w:lvlText w:val="%5."/>
      <w:lvlJc w:val="left"/>
      <w:pPr>
        <w:ind w:left="3585" w:hanging="360"/>
      </w:pPr>
    </w:lvl>
    <w:lvl w:ilvl="5" w:tplc="0416001B" w:tentative="1">
      <w:start w:val="1"/>
      <w:numFmt w:val="lowerRoman"/>
      <w:lvlText w:val="%6."/>
      <w:lvlJc w:val="right"/>
      <w:pPr>
        <w:ind w:left="4305" w:hanging="180"/>
      </w:pPr>
    </w:lvl>
    <w:lvl w:ilvl="6" w:tplc="0416000F" w:tentative="1">
      <w:start w:val="1"/>
      <w:numFmt w:val="decimal"/>
      <w:lvlText w:val="%7."/>
      <w:lvlJc w:val="left"/>
      <w:pPr>
        <w:ind w:left="5025" w:hanging="360"/>
      </w:pPr>
    </w:lvl>
    <w:lvl w:ilvl="7" w:tplc="04160019" w:tentative="1">
      <w:start w:val="1"/>
      <w:numFmt w:val="lowerLetter"/>
      <w:lvlText w:val="%8."/>
      <w:lvlJc w:val="left"/>
      <w:pPr>
        <w:ind w:left="5745" w:hanging="360"/>
      </w:pPr>
    </w:lvl>
    <w:lvl w:ilvl="8" w:tplc="0416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7" w15:restartNumberingAfterBreak="0">
    <w:nsid w:val="34FF6733"/>
    <w:multiLevelType w:val="multilevel"/>
    <w:tmpl w:val="BEBA550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80" w:hanging="1800"/>
      </w:pPr>
      <w:rPr>
        <w:rFonts w:hint="default"/>
      </w:rPr>
    </w:lvl>
  </w:abstractNum>
  <w:abstractNum w:abstractNumId="18" w15:restartNumberingAfterBreak="0">
    <w:nsid w:val="36412B15"/>
    <w:multiLevelType w:val="multilevel"/>
    <w:tmpl w:val="EAFC87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1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648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3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71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77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185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240" w:hanging="1800"/>
      </w:pPr>
      <w:rPr>
        <w:rFonts w:hint="default"/>
        <w:b/>
      </w:rPr>
    </w:lvl>
  </w:abstractNum>
  <w:abstractNum w:abstractNumId="19" w15:restartNumberingAfterBreak="0">
    <w:nsid w:val="3C1701A7"/>
    <w:multiLevelType w:val="hybridMultilevel"/>
    <w:tmpl w:val="02B2BE80"/>
    <w:lvl w:ilvl="0" w:tplc="04160013">
      <w:start w:val="1"/>
      <w:numFmt w:val="upperRoman"/>
      <w:lvlText w:val="%1."/>
      <w:lvlJc w:val="right"/>
      <w:pPr>
        <w:ind w:left="705" w:hanging="360"/>
      </w:pPr>
    </w:lvl>
    <w:lvl w:ilvl="1" w:tplc="04160019" w:tentative="1">
      <w:start w:val="1"/>
      <w:numFmt w:val="lowerLetter"/>
      <w:lvlText w:val="%2."/>
      <w:lvlJc w:val="left"/>
      <w:pPr>
        <w:ind w:left="1425" w:hanging="360"/>
      </w:pPr>
    </w:lvl>
    <w:lvl w:ilvl="2" w:tplc="0416001B" w:tentative="1">
      <w:start w:val="1"/>
      <w:numFmt w:val="lowerRoman"/>
      <w:lvlText w:val="%3."/>
      <w:lvlJc w:val="right"/>
      <w:pPr>
        <w:ind w:left="2145" w:hanging="180"/>
      </w:pPr>
    </w:lvl>
    <w:lvl w:ilvl="3" w:tplc="0416000F" w:tentative="1">
      <w:start w:val="1"/>
      <w:numFmt w:val="decimal"/>
      <w:lvlText w:val="%4."/>
      <w:lvlJc w:val="left"/>
      <w:pPr>
        <w:ind w:left="2865" w:hanging="360"/>
      </w:pPr>
    </w:lvl>
    <w:lvl w:ilvl="4" w:tplc="04160019" w:tentative="1">
      <w:start w:val="1"/>
      <w:numFmt w:val="lowerLetter"/>
      <w:lvlText w:val="%5."/>
      <w:lvlJc w:val="left"/>
      <w:pPr>
        <w:ind w:left="3585" w:hanging="360"/>
      </w:pPr>
    </w:lvl>
    <w:lvl w:ilvl="5" w:tplc="0416001B" w:tentative="1">
      <w:start w:val="1"/>
      <w:numFmt w:val="lowerRoman"/>
      <w:lvlText w:val="%6."/>
      <w:lvlJc w:val="right"/>
      <w:pPr>
        <w:ind w:left="4305" w:hanging="180"/>
      </w:pPr>
    </w:lvl>
    <w:lvl w:ilvl="6" w:tplc="0416000F" w:tentative="1">
      <w:start w:val="1"/>
      <w:numFmt w:val="decimal"/>
      <w:lvlText w:val="%7."/>
      <w:lvlJc w:val="left"/>
      <w:pPr>
        <w:ind w:left="5025" w:hanging="360"/>
      </w:pPr>
    </w:lvl>
    <w:lvl w:ilvl="7" w:tplc="04160019" w:tentative="1">
      <w:start w:val="1"/>
      <w:numFmt w:val="lowerLetter"/>
      <w:lvlText w:val="%8."/>
      <w:lvlJc w:val="left"/>
      <w:pPr>
        <w:ind w:left="5745" w:hanging="360"/>
      </w:pPr>
    </w:lvl>
    <w:lvl w:ilvl="8" w:tplc="0416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0" w15:restartNumberingAfterBreak="0">
    <w:nsid w:val="3C9D0DCE"/>
    <w:multiLevelType w:val="hybridMultilevel"/>
    <w:tmpl w:val="80D291EA"/>
    <w:lvl w:ilvl="0" w:tplc="0416000F">
      <w:start w:val="1"/>
      <w:numFmt w:val="decimal"/>
      <w:lvlText w:val="%1."/>
      <w:lvlJc w:val="left"/>
      <w:pPr>
        <w:ind w:left="2140" w:hanging="360"/>
      </w:pPr>
    </w:lvl>
    <w:lvl w:ilvl="1" w:tplc="04160019" w:tentative="1">
      <w:start w:val="1"/>
      <w:numFmt w:val="lowerLetter"/>
      <w:lvlText w:val="%2."/>
      <w:lvlJc w:val="left"/>
      <w:pPr>
        <w:ind w:left="2150" w:hanging="360"/>
      </w:pPr>
    </w:lvl>
    <w:lvl w:ilvl="2" w:tplc="0416001B" w:tentative="1">
      <w:start w:val="1"/>
      <w:numFmt w:val="lowerRoman"/>
      <w:lvlText w:val="%3."/>
      <w:lvlJc w:val="right"/>
      <w:pPr>
        <w:ind w:left="2870" w:hanging="180"/>
      </w:pPr>
    </w:lvl>
    <w:lvl w:ilvl="3" w:tplc="0416000F" w:tentative="1">
      <w:start w:val="1"/>
      <w:numFmt w:val="decimal"/>
      <w:lvlText w:val="%4."/>
      <w:lvlJc w:val="left"/>
      <w:pPr>
        <w:ind w:left="3590" w:hanging="360"/>
      </w:pPr>
    </w:lvl>
    <w:lvl w:ilvl="4" w:tplc="04160019" w:tentative="1">
      <w:start w:val="1"/>
      <w:numFmt w:val="lowerLetter"/>
      <w:lvlText w:val="%5."/>
      <w:lvlJc w:val="left"/>
      <w:pPr>
        <w:ind w:left="4310" w:hanging="360"/>
      </w:pPr>
    </w:lvl>
    <w:lvl w:ilvl="5" w:tplc="0416001B" w:tentative="1">
      <w:start w:val="1"/>
      <w:numFmt w:val="lowerRoman"/>
      <w:lvlText w:val="%6."/>
      <w:lvlJc w:val="right"/>
      <w:pPr>
        <w:ind w:left="5030" w:hanging="180"/>
      </w:pPr>
    </w:lvl>
    <w:lvl w:ilvl="6" w:tplc="0416000F" w:tentative="1">
      <w:start w:val="1"/>
      <w:numFmt w:val="decimal"/>
      <w:lvlText w:val="%7."/>
      <w:lvlJc w:val="left"/>
      <w:pPr>
        <w:ind w:left="5750" w:hanging="360"/>
      </w:pPr>
    </w:lvl>
    <w:lvl w:ilvl="7" w:tplc="04160019" w:tentative="1">
      <w:start w:val="1"/>
      <w:numFmt w:val="lowerLetter"/>
      <w:lvlText w:val="%8."/>
      <w:lvlJc w:val="left"/>
      <w:pPr>
        <w:ind w:left="6470" w:hanging="360"/>
      </w:pPr>
    </w:lvl>
    <w:lvl w:ilvl="8" w:tplc="0416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1" w15:restartNumberingAfterBreak="0">
    <w:nsid w:val="3EF91585"/>
    <w:multiLevelType w:val="multilevel"/>
    <w:tmpl w:val="164CC8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F3C22AA"/>
    <w:multiLevelType w:val="multilevel"/>
    <w:tmpl w:val="EFFE98EA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23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6" w:hanging="1800"/>
      </w:pPr>
      <w:rPr>
        <w:rFonts w:hint="default"/>
      </w:rPr>
    </w:lvl>
  </w:abstractNum>
  <w:abstractNum w:abstractNumId="23" w15:restartNumberingAfterBreak="0">
    <w:nsid w:val="48940DAB"/>
    <w:multiLevelType w:val="hybridMultilevel"/>
    <w:tmpl w:val="0374F6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B90195"/>
    <w:multiLevelType w:val="hybridMultilevel"/>
    <w:tmpl w:val="D4B25E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EA48C2"/>
    <w:multiLevelType w:val="multilevel"/>
    <w:tmpl w:val="92CAB7B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215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  <w:b w:val="0"/>
      </w:rPr>
    </w:lvl>
  </w:abstractNum>
  <w:abstractNum w:abstractNumId="26" w15:restartNumberingAfterBreak="0">
    <w:nsid w:val="4B0E178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1CE1B75"/>
    <w:multiLevelType w:val="multilevel"/>
    <w:tmpl w:val="9662CED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43540E2"/>
    <w:multiLevelType w:val="hybridMultilevel"/>
    <w:tmpl w:val="B7B4100E"/>
    <w:lvl w:ilvl="0" w:tplc="53DEED96">
      <w:start w:val="1"/>
      <w:numFmt w:val="bullet"/>
      <w:lvlText w:val="-"/>
      <w:lvlJc w:val="left"/>
      <w:pPr>
        <w:ind w:left="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7D2B5B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E02B3E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D3ED48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6FCD9C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0AEC8F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4A4870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0941A1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584D45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8ED405F"/>
    <w:multiLevelType w:val="hybridMultilevel"/>
    <w:tmpl w:val="8B8E47DE"/>
    <w:lvl w:ilvl="0" w:tplc="0416000F">
      <w:start w:val="1"/>
      <w:numFmt w:val="decimal"/>
      <w:lvlText w:val="%1."/>
      <w:lvlJc w:val="left"/>
      <w:pPr>
        <w:ind w:left="2140" w:hanging="360"/>
      </w:pPr>
    </w:lvl>
    <w:lvl w:ilvl="1" w:tplc="04160019" w:tentative="1">
      <w:start w:val="1"/>
      <w:numFmt w:val="lowerLetter"/>
      <w:lvlText w:val="%2."/>
      <w:lvlJc w:val="left"/>
      <w:pPr>
        <w:ind w:left="2150" w:hanging="360"/>
      </w:pPr>
    </w:lvl>
    <w:lvl w:ilvl="2" w:tplc="0416001B" w:tentative="1">
      <w:start w:val="1"/>
      <w:numFmt w:val="lowerRoman"/>
      <w:lvlText w:val="%3."/>
      <w:lvlJc w:val="right"/>
      <w:pPr>
        <w:ind w:left="2870" w:hanging="180"/>
      </w:pPr>
    </w:lvl>
    <w:lvl w:ilvl="3" w:tplc="0416000F" w:tentative="1">
      <w:start w:val="1"/>
      <w:numFmt w:val="decimal"/>
      <w:lvlText w:val="%4."/>
      <w:lvlJc w:val="left"/>
      <w:pPr>
        <w:ind w:left="3590" w:hanging="360"/>
      </w:pPr>
    </w:lvl>
    <w:lvl w:ilvl="4" w:tplc="04160019" w:tentative="1">
      <w:start w:val="1"/>
      <w:numFmt w:val="lowerLetter"/>
      <w:lvlText w:val="%5."/>
      <w:lvlJc w:val="left"/>
      <w:pPr>
        <w:ind w:left="4310" w:hanging="360"/>
      </w:pPr>
    </w:lvl>
    <w:lvl w:ilvl="5" w:tplc="0416001B" w:tentative="1">
      <w:start w:val="1"/>
      <w:numFmt w:val="lowerRoman"/>
      <w:lvlText w:val="%6."/>
      <w:lvlJc w:val="right"/>
      <w:pPr>
        <w:ind w:left="5030" w:hanging="180"/>
      </w:pPr>
    </w:lvl>
    <w:lvl w:ilvl="6" w:tplc="0416000F" w:tentative="1">
      <w:start w:val="1"/>
      <w:numFmt w:val="decimal"/>
      <w:lvlText w:val="%7."/>
      <w:lvlJc w:val="left"/>
      <w:pPr>
        <w:ind w:left="5750" w:hanging="360"/>
      </w:pPr>
    </w:lvl>
    <w:lvl w:ilvl="7" w:tplc="04160019" w:tentative="1">
      <w:start w:val="1"/>
      <w:numFmt w:val="lowerLetter"/>
      <w:lvlText w:val="%8."/>
      <w:lvlJc w:val="left"/>
      <w:pPr>
        <w:ind w:left="6470" w:hanging="360"/>
      </w:pPr>
    </w:lvl>
    <w:lvl w:ilvl="8" w:tplc="0416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30" w15:restartNumberingAfterBreak="0">
    <w:nsid w:val="5FA57D8C"/>
    <w:multiLevelType w:val="multilevel"/>
    <w:tmpl w:val="40509B9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0207FC6"/>
    <w:multiLevelType w:val="hybridMultilevel"/>
    <w:tmpl w:val="5D84E558"/>
    <w:lvl w:ilvl="0" w:tplc="0416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32" w15:restartNumberingAfterBreak="0">
    <w:nsid w:val="69F81839"/>
    <w:multiLevelType w:val="multilevel"/>
    <w:tmpl w:val="5B8A1B6C"/>
    <w:lvl w:ilvl="0">
      <w:start w:val="1"/>
      <w:numFmt w:val="upperRoman"/>
      <w:lvlText w:val="%1."/>
      <w:lvlJc w:val="right"/>
      <w:pPr>
        <w:ind w:left="705" w:hanging="360"/>
      </w:pPr>
    </w:lvl>
    <w:lvl w:ilvl="1">
      <w:start w:val="1"/>
      <w:numFmt w:val="decimal"/>
      <w:isLgl/>
      <w:lvlText w:val="%1.%2."/>
      <w:lvlJc w:val="left"/>
      <w:pPr>
        <w:ind w:left="106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8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2160"/>
      </w:pPr>
      <w:rPr>
        <w:rFonts w:hint="default"/>
      </w:rPr>
    </w:lvl>
  </w:abstractNum>
  <w:abstractNum w:abstractNumId="33" w15:restartNumberingAfterBreak="0">
    <w:nsid w:val="6A6452D1"/>
    <w:multiLevelType w:val="hybridMultilevel"/>
    <w:tmpl w:val="ACEA3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667256"/>
    <w:multiLevelType w:val="multilevel"/>
    <w:tmpl w:val="23F27CE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93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395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5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96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07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535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640" w:hanging="1800"/>
      </w:pPr>
      <w:rPr>
        <w:rFonts w:hint="default"/>
        <w:b w:val="0"/>
      </w:rPr>
    </w:lvl>
  </w:abstractNum>
  <w:abstractNum w:abstractNumId="35" w15:restartNumberingAfterBreak="0">
    <w:nsid w:val="6CBC41E0"/>
    <w:multiLevelType w:val="hybridMultilevel"/>
    <w:tmpl w:val="EE9EE2F2"/>
    <w:lvl w:ilvl="0" w:tplc="0416000F">
      <w:start w:val="1"/>
      <w:numFmt w:val="decimal"/>
      <w:lvlText w:val="%1."/>
      <w:lvlJc w:val="left"/>
      <w:pPr>
        <w:ind w:left="705" w:hanging="360"/>
      </w:pPr>
    </w:lvl>
    <w:lvl w:ilvl="1" w:tplc="04160019" w:tentative="1">
      <w:start w:val="1"/>
      <w:numFmt w:val="lowerLetter"/>
      <w:lvlText w:val="%2."/>
      <w:lvlJc w:val="left"/>
      <w:pPr>
        <w:ind w:left="1425" w:hanging="360"/>
      </w:pPr>
    </w:lvl>
    <w:lvl w:ilvl="2" w:tplc="0416001B" w:tentative="1">
      <w:start w:val="1"/>
      <w:numFmt w:val="lowerRoman"/>
      <w:lvlText w:val="%3."/>
      <w:lvlJc w:val="right"/>
      <w:pPr>
        <w:ind w:left="2145" w:hanging="180"/>
      </w:pPr>
    </w:lvl>
    <w:lvl w:ilvl="3" w:tplc="0416000F" w:tentative="1">
      <w:start w:val="1"/>
      <w:numFmt w:val="decimal"/>
      <w:lvlText w:val="%4."/>
      <w:lvlJc w:val="left"/>
      <w:pPr>
        <w:ind w:left="2865" w:hanging="360"/>
      </w:pPr>
    </w:lvl>
    <w:lvl w:ilvl="4" w:tplc="04160019" w:tentative="1">
      <w:start w:val="1"/>
      <w:numFmt w:val="lowerLetter"/>
      <w:lvlText w:val="%5."/>
      <w:lvlJc w:val="left"/>
      <w:pPr>
        <w:ind w:left="3585" w:hanging="360"/>
      </w:pPr>
    </w:lvl>
    <w:lvl w:ilvl="5" w:tplc="0416001B" w:tentative="1">
      <w:start w:val="1"/>
      <w:numFmt w:val="lowerRoman"/>
      <w:lvlText w:val="%6."/>
      <w:lvlJc w:val="right"/>
      <w:pPr>
        <w:ind w:left="4305" w:hanging="180"/>
      </w:pPr>
    </w:lvl>
    <w:lvl w:ilvl="6" w:tplc="0416000F" w:tentative="1">
      <w:start w:val="1"/>
      <w:numFmt w:val="decimal"/>
      <w:lvlText w:val="%7."/>
      <w:lvlJc w:val="left"/>
      <w:pPr>
        <w:ind w:left="5025" w:hanging="360"/>
      </w:pPr>
    </w:lvl>
    <w:lvl w:ilvl="7" w:tplc="04160019" w:tentative="1">
      <w:start w:val="1"/>
      <w:numFmt w:val="lowerLetter"/>
      <w:lvlText w:val="%8."/>
      <w:lvlJc w:val="left"/>
      <w:pPr>
        <w:ind w:left="5745" w:hanging="360"/>
      </w:pPr>
    </w:lvl>
    <w:lvl w:ilvl="8" w:tplc="0416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36" w15:restartNumberingAfterBreak="0">
    <w:nsid w:val="6D8C5AE9"/>
    <w:multiLevelType w:val="multilevel"/>
    <w:tmpl w:val="B1AA53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215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  <w:b w:val="0"/>
      </w:rPr>
    </w:lvl>
  </w:abstractNum>
  <w:abstractNum w:abstractNumId="37" w15:restartNumberingAfterBreak="0">
    <w:nsid w:val="6F015A5B"/>
    <w:multiLevelType w:val="multilevel"/>
    <w:tmpl w:val="7866675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  <w:b w:val="0"/>
      </w:rPr>
    </w:lvl>
  </w:abstractNum>
  <w:abstractNum w:abstractNumId="38" w15:restartNumberingAfterBreak="0">
    <w:nsid w:val="6F7120AD"/>
    <w:multiLevelType w:val="multilevel"/>
    <w:tmpl w:val="EFFE98EA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23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6" w:hanging="1800"/>
      </w:pPr>
      <w:rPr>
        <w:rFonts w:hint="default"/>
      </w:rPr>
    </w:lvl>
  </w:abstractNum>
  <w:abstractNum w:abstractNumId="39" w15:restartNumberingAfterBreak="0">
    <w:nsid w:val="71047F52"/>
    <w:multiLevelType w:val="multilevel"/>
    <w:tmpl w:val="D5EA23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73903D3E"/>
    <w:multiLevelType w:val="hybridMultilevel"/>
    <w:tmpl w:val="38D260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2749D0"/>
    <w:multiLevelType w:val="multilevel"/>
    <w:tmpl w:val="F470FD1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57E37A3"/>
    <w:multiLevelType w:val="multilevel"/>
    <w:tmpl w:val="70587EC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92D7A5A"/>
    <w:multiLevelType w:val="multilevel"/>
    <w:tmpl w:val="25CA32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80" w:hanging="1800"/>
      </w:pPr>
      <w:rPr>
        <w:rFonts w:hint="default"/>
      </w:rPr>
    </w:lvl>
  </w:abstractNum>
  <w:abstractNum w:abstractNumId="44" w15:restartNumberingAfterBreak="0">
    <w:nsid w:val="7DFD2AC1"/>
    <w:multiLevelType w:val="multilevel"/>
    <w:tmpl w:val="EAFC87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1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648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3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71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77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185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240" w:hanging="1800"/>
      </w:pPr>
      <w:rPr>
        <w:rFonts w:hint="default"/>
        <w:b/>
      </w:rPr>
    </w:lvl>
  </w:abstractNum>
  <w:num w:numId="1">
    <w:abstractNumId w:val="28"/>
  </w:num>
  <w:num w:numId="2">
    <w:abstractNumId w:val="23"/>
  </w:num>
  <w:num w:numId="3">
    <w:abstractNumId w:val="6"/>
  </w:num>
  <w:num w:numId="4">
    <w:abstractNumId w:val="10"/>
  </w:num>
  <w:num w:numId="5">
    <w:abstractNumId w:val="12"/>
  </w:num>
  <w:num w:numId="6">
    <w:abstractNumId w:val="24"/>
  </w:num>
  <w:num w:numId="7">
    <w:abstractNumId w:val="3"/>
  </w:num>
  <w:num w:numId="8">
    <w:abstractNumId w:val="43"/>
  </w:num>
  <w:num w:numId="9">
    <w:abstractNumId w:val="44"/>
  </w:num>
  <w:num w:numId="10">
    <w:abstractNumId w:val="37"/>
  </w:num>
  <w:num w:numId="11">
    <w:abstractNumId w:val="34"/>
  </w:num>
  <w:num w:numId="12">
    <w:abstractNumId w:val="5"/>
  </w:num>
  <w:num w:numId="13">
    <w:abstractNumId w:val="15"/>
  </w:num>
  <w:num w:numId="14">
    <w:abstractNumId w:val="13"/>
  </w:num>
  <w:num w:numId="15">
    <w:abstractNumId w:val="39"/>
  </w:num>
  <w:num w:numId="16">
    <w:abstractNumId w:val="36"/>
  </w:num>
  <w:num w:numId="17">
    <w:abstractNumId w:val="9"/>
  </w:num>
  <w:num w:numId="18">
    <w:abstractNumId w:val="40"/>
  </w:num>
  <w:num w:numId="19">
    <w:abstractNumId w:val="1"/>
  </w:num>
  <w:num w:numId="20">
    <w:abstractNumId w:val="16"/>
  </w:num>
  <w:num w:numId="21">
    <w:abstractNumId w:val="25"/>
  </w:num>
  <w:num w:numId="22">
    <w:abstractNumId w:val="0"/>
  </w:num>
  <w:num w:numId="23">
    <w:abstractNumId w:val="8"/>
  </w:num>
  <w:num w:numId="24">
    <w:abstractNumId w:val="7"/>
  </w:num>
  <w:num w:numId="25">
    <w:abstractNumId w:val="31"/>
  </w:num>
  <w:num w:numId="26">
    <w:abstractNumId w:val="33"/>
  </w:num>
  <w:num w:numId="27">
    <w:abstractNumId w:val="18"/>
  </w:num>
  <w:num w:numId="28">
    <w:abstractNumId w:val="29"/>
  </w:num>
  <w:num w:numId="29">
    <w:abstractNumId w:val="20"/>
  </w:num>
  <w:num w:numId="30">
    <w:abstractNumId w:val="4"/>
  </w:num>
  <w:num w:numId="31">
    <w:abstractNumId w:val="26"/>
  </w:num>
  <w:num w:numId="32">
    <w:abstractNumId w:val="35"/>
  </w:num>
  <w:num w:numId="33">
    <w:abstractNumId w:val="32"/>
  </w:num>
  <w:num w:numId="34">
    <w:abstractNumId w:val="2"/>
  </w:num>
  <w:num w:numId="35">
    <w:abstractNumId w:val="22"/>
  </w:num>
  <w:num w:numId="36">
    <w:abstractNumId w:val="21"/>
  </w:num>
  <w:num w:numId="37">
    <w:abstractNumId w:val="30"/>
  </w:num>
  <w:num w:numId="38">
    <w:abstractNumId w:val="41"/>
  </w:num>
  <w:num w:numId="39">
    <w:abstractNumId w:val="19"/>
  </w:num>
  <w:num w:numId="40">
    <w:abstractNumId w:val="27"/>
  </w:num>
  <w:num w:numId="41">
    <w:abstractNumId w:val="11"/>
  </w:num>
  <w:num w:numId="42">
    <w:abstractNumId w:val="42"/>
  </w:num>
  <w:num w:numId="43">
    <w:abstractNumId w:val="14"/>
  </w:num>
  <w:num w:numId="44">
    <w:abstractNumId w:val="38"/>
  </w:num>
  <w:num w:numId="45">
    <w:abstractNumId w:val="17"/>
  </w:num>
  <w:numIdMacAtCleanup w:val="1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aty zaparolly">
    <w15:presenceInfo w15:providerId="Windows Live" w15:userId="7ab6ea8375ba56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0E7F"/>
    <w:rsid w:val="000029EA"/>
    <w:rsid w:val="00007D0A"/>
    <w:rsid w:val="00014279"/>
    <w:rsid w:val="000168A1"/>
    <w:rsid w:val="000329FC"/>
    <w:rsid w:val="000377E0"/>
    <w:rsid w:val="00053A49"/>
    <w:rsid w:val="0005548D"/>
    <w:rsid w:val="000555F7"/>
    <w:rsid w:val="00060BA2"/>
    <w:rsid w:val="0006155D"/>
    <w:rsid w:val="0006167C"/>
    <w:rsid w:val="00066260"/>
    <w:rsid w:val="00071E28"/>
    <w:rsid w:val="000764E4"/>
    <w:rsid w:val="00077654"/>
    <w:rsid w:val="000815F0"/>
    <w:rsid w:val="00086007"/>
    <w:rsid w:val="000866D5"/>
    <w:rsid w:val="00087F5A"/>
    <w:rsid w:val="000917AD"/>
    <w:rsid w:val="00097BF8"/>
    <w:rsid w:val="000B5504"/>
    <w:rsid w:val="000C3779"/>
    <w:rsid w:val="000C57AB"/>
    <w:rsid w:val="000D168A"/>
    <w:rsid w:val="000D3529"/>
    <w:rsid w:val="000D72FA"/>
    <w:rsid w:val="000E186E"/>
    <w:rsid w:val="000E4182"/>
    <w:rsid w:val="000E44D9"/>
    <w:rsid w:val="000E58DD"/>
    <w:rsid w:val="000E5E73"/>
    <w:rsid w:val="000E69D0"/>
    <w:rsid w:val="000E7302"/>
    <w:rsid w:val="000F391A"/>
    <w:rsid w:val="000F3A63"/>
    <w:rsid w:val="000F54EB"/>
    <w:rsid w:val="000F6743"/>
    <w:rsid w:val="00101899"/>
    <w:rsid w:val="00103AA4"/>
    <w:rsid w:val="00105451"/>
    <w:rsid w:val="00121E3A"/>
    <w:rsid w:val="0012329A"/>
    <w:rsid w:val="00123C89"/>
    <w:rsid w:val="00126597"/>
    <w:rsid w:val="00126C9F"/>
    <w:rsid w:val="001278F9"/>
    <w:rsid w:val="00127D92"/>
    <w:rsid w:val="001409D1"/>
    <w:rsid w:val="001431F5"/>
    <w:rsid w:val="00143952"/>
    <w:rsid w:val="00150879"/>
    <w:rsid w:val="00153559"/>
    <w:rsid w:val="001541A3"/>
    <w:rsid w:val="001618E2"/>
    <w:rsid w:val="00163300"/>
    <w:rsid w:val="00163559"/>
    <w:rsid w:val="001705BC"/>
    <w:rsid w:val="00173263"/>
    <w:rsid w:val="001761AC"/>
    <w:rsid w:val="00182903"/>
    <w:rsid w:val="00184000"/>
    <w:rsid w:val="001871A7"/>
    <w:rsid w:val="00194A98"/>
    <w:rsid w:val="0019625E"/>
    <w:rsid w:val="001B1BC5"/>
    <w:rsid w:val="001B247A"/>
    <w:rsid w:val="001B2B0C"/>
    <w:rsid w:val="001D3033"/>
    <w:rsid w:val="001E0DEC"/>
    <w:rsid w:val="001E5D93"/>
    <w:rsid w:val="001F085C"/>
    <w:rsid w:val="001F2542"/>
    <w:rsid w:val="001F3A11"/>
    <w:rsid w:val="001F694F"/>
    <w:rsid w:val="001F75DB"/>
    <w:rsid w:val="002146CF"/>
    <w:rsid w:val="00214973"/>
    <w:rsid w:val="00217102"/>
    <w:rsid w:val="002314AD"/>
    <w:rsid w:val="00234A7C"/>
    <w:rsid w:val="00234D5D"/>
    <w:rsid w:val="0024310A"/>
    <w:rsid w:val="002469F9"/>
    <w:rsid w:val="00246A17"/>
    <w:rsid w:val="002473D0"/>
    <w:rsid w:val="00270BF9"/>
    <w:rsid w:val="002719FC"/>
    <w:rsid w:val="00276389"/>
    <w:rsid w:val="00286C6E"/>
    <w:rsid w:val="002921BB"/>
    <w:rsid w:val="00295B60"/>
    <w:rsid w:val="002A10B9"/>
    <w:rsid w:val="002A5E7A"/>
    <w:rsid w:val="002A7BCE"/>
    <w:rsid w:val="002B5298"/>
    <w:rsid w:val="002B5B82"/>
    <w:rsid w:val="002C453B"/>
    <w:rsid w:val="002C49D5"/>
    <w:rsid w:val="002C5106"/>
    <w:rsid w:val="002C6A6B"/>
    <w:rsid w:val="002D5F0A"/>
    <w:rsid w:val="002D6928"/>
    <w:rsid w:val="002D6B71"/>
    <w:rsid w:val="002E1131"/>
    <w:rsid w:val="002E4377"/>
    <w:rsid w:val="002F2633"/>
    <w:rsid w:val="002F7E50"/>
    <w:rsid w:val="00302BC2"/>
    <w:rsid w:val="00305ECB"/>
    <w:rsid w:val="00312E15"/>
    <w:rsid w:val="00313BEC"/>
    <w:rsid w:val="00315077"/>
    <w:rsid w:val="003153C3"/>
    <w:rsid w:val="003253D6"/>
    <w:rsid w:val="00333D1C"/>
    <w:rsid w:val="003346B8"/>
    <w:rsid w:val="0033691E"/>
    <w:rsid w:val="0034382A"/>
    <w:rsid w:val="00350E7F"/>
    <w:rsid w:val="00352C79"/>
    <w:rsid w:val="0035506B"/>
    <w:rsid w:val="00363AF2"/>
    <w:rsid w:val="0036789B"/>
    <w:rsid w:val="00370C67"/>
    <w:rsid w:val="00372A97"/>
    <w:rsid w:val="003800D6"/>
    <w:rsid w:val="00380D86"/>
    <w:rsid w:val="00382588"/>
    <w:rsid w:val="00384A6D"/>
    <w:rsid w:val="00394AFD"/>
    <w:rsid w:val="003960B1"/>
    <w:rsid w:val="003A0B00"/>
    <w:rsid w:val="003A3E62"/>
    <w:rsid w:val="003B4E95"/>
    <w:rsid w:val="003C0C93"/>
    <w:rsid w:val="003D7720"/>
    <w:rsid w:val="003E12B2"/>
    <w:rsid w:val="003E7967"/>
    <w:rsid w:val="003F105C"/>
    <w:rsid w:val="003F2247"/>
    <w:rsid w:val="003F269A"/>
    <w:rsid w:val="003F3133"/>
    <w:rsid w:val="003F4651"/>
    <w:rsid w:val="003F6135"/>
    <w:rsid w:val="004000F6"/>
    <w:rsid w:val="0040012A"/>
    <w:rsid w:val="0040266E"/>
    <w:rsid w:val="004031D4"/>
    <w:rsid w:val="0040738A"/>
    <w:rsid w:val="00407B6D"/>
    <w:rsid w:val="00414756"/>
    <w:rsid w:val="00415993"/>
    <w:rsid w:val="00420B4F"/>
    <w:rsid w:val="004278CB"/>
    <w:rsid w:val="004350A4"/>
    <w:rsid w:val="004353A1"/>
    <w:rsid w:val="004434FB"/>
    <w:rsid w:val="004500EB"/>
    <w:rsid w:val="004521F3"/>
    <w:rsid w:val="004540C6"/>
    <w:rsid w:val="00454452"/>
    <w:rsid w:val="004555A1"/>
    <w:rsid w:val="00457850"/>
    <w:rsid w:val="0046679A"/>
    <w:rsid w:val="00466BFD"/>
    <w:rsid w:val="00474B09"/>
    <w:rsid w:val="004758B9"/>
    <w:rsid w:val="00476236"/>
    <w:rsid w:val="0048167C"/>
    <w:rsid w:val="004878B6"/>
    <w:rsid w:val="00490AC8"/>
    <w:rsid w:val="00493499"/>
    <w:rsid w:val="00495482"/>
    <w:rsid w:val="004A0D64"/>
    <w:rsid w:val="004A28FC"/>
    <w:rsid w:val="004A7F3E"/>
    <w:rsid w:val="004B3DC0"/>
    <w:rsid w:val="004B4A98"/>
    <w:rsid w:val="004B616E"/>
    <w:rsid w:val="004C47B0"/>
    <w:rsid w:val="004C5D68"/>
    <w:rsid w:val="004C6B90"/>
    <w:rsid w:val="004D2797"/>
    <w:rsid w:val="004D4FD0"/>
    <w:rsid w:val="004D6EBE"/>
    <w:rsid w:val="004E67E0"/>
    <w:rsid w:val="004F02EF"/>
    <w:rsid w:val="00523166"/>
    <w:rsid w:val="005324E3"/>
    <w:rsid w:val="00533418"/>
    <w:rsid w:val="00536988"/>
    <w:rsid w:val="00536AD4"/>
    <w:rsid w:val="005419CC"/>
    <w:rsid w:val="00542BB0"/>
    <w:rsid w:val="00552DF3"/>
    <w:rsid w:val="005534BA"/>
    <w:rsid w:val="0055427A"/>
    <w:rsid w:val="00562C60"/>
    <w:rsid w:val="00562D65"/>
    <w:rsid w:val="00591289"/>
    <w:rsid w:val="00591EAD"/>
    <w:rsid w:val="0059562E"/>
    <w:rsid w:val="005A21E7"/>
    <w:rsid w:val="005A56CC"/>
    <w:rsid w:val="005A5D8E"/>
    <w:rsid w:val="005B07F2"/>
    <w:rsid w:val="005B22CB"/>
    <w:rsid w:val="005B420B"/>
    <w:rsid w:val="005C2EA9"/>
    <w:rsid w:val="005D047F"/>
    <w:rsid w:val="005D12A5"/>
    <w:rsid w:val="005E4177"/>
    <w:rsid w:val="005E7C38"/>
    <w:rsid w:val="005F08A8"/>
    <w:rsid w:val="005F1204"/>
    <w:rsid w:val="005F55B5"/>
    <w:rsid w:val="0060044C"/>
    <w:rsid w:val="00605EE5"/>
    <w:rsid w:val="00617FBF"/>
    <w:rsid w:val="00620F15"/>
    <w:rsid w:val="00622DAC"/>
    <w:rsid w:val="0062478E"/>
    <w:rsid w:val="00630D1B"/>
    <w:rsid w:val="0063108F"/>
    <w:rsid w:val="00632E4A"/>
    <w:rsid w:val="006330C8"/>
    <w:rsid w:val="00635B6E"/>
    <w:rsid w:val="00635D0E"/>
    <w:rsid w:val="006464A1"/>
    <w:rsid w:val="00646C28"/>
    <w:rsid w:val="00660C09"/>
    <w:rsid w:val="0066114A"/>
    <w:rsid w:val="00665A97"/>
    <w:rsid w:val="00687374"/>
    <w:rsid w:val="00690619"/>
    <w:rsid w:val="006A0593"/>
    <w:rsid w:val="006A38D1"/>
    <w:rsid w:val="006A5FB6"/>
    <w:rsid w:val="006B023E"/>
    <w:rsid w:val="006B0DE1"/>
    <w:rsid w:val="006B2E58"/>
    <w:rsid w:val="006B61F3"/>
    <w:rsid w:val="006C2526"/>
    <w:rsid w:val="006D055F"/>
    <w:rsid w:val="006D6653"/>
    <w:rsid w:val="006E3766"/>
    <w:rsid w:val="006E67E8"/>
    <w:rsid w:val="006E7F33"/>
    <w:rsid w:val="0070061B"/>
    <w:rsid w:val="00714466"/>
    <w:rsid w:val="00715020"/>
    <w:rsid w:val="007161AE"/>
    <w:rsid w:val="00716A46"/>
    <w:rsid w:val="0072507A"/>
    <w:rsid w:val="00725339"/>
    <w:rsid w:val="007316BB"/>
    <w:rsid w:val="00734BBE"/>
    <w:rsid w:val="0074017D"/>
    <w:rsid w:val="00743812"/>
    <w:rsid w:val="007503B6"/>
    <w:rsid w:val="0075544A"/>
    <w:rsid w:val="00755ECA"/>
    <w:rsid w:val="00763C72"/>
    <w:rsid w:val="00763F63"/>
    <w:rsid w:val="007645BA"/>
    <w:rsid w:val="00767535"/>
    <w:rsid w:val="0077236C"/>
    <w:rsid w:val="00773AAF"/>
    <w:rsid w:val="007810D0"/>
    <w:rsid w:val="00782BB1"/>
    <w:rsid w:val="0078349F"/>
    <w:rsid w:val="00783614"/>
    <w:rsid w:val="0078482A"/>
    <w:rsid w:val="00791682"/>
    <w:rsid w:val="00792FC0"/>
    <w:rsid w:val="007B0156"/>
    <w:rsid w:val="007B572F"/>
    <w:rsid w:val="007B67D1"/>
    <w:rsid w:val="007B717D"/>
    <w:rsid w:val="007C1117"/>
    <w:rsid w:val="007D05F1"/>
    <w:rsid w:val="007D7DED"/>
    <w:rsid w:val="007D7EE6"/>
    <w:rsid w:val="007E007F"/>
    <w:rsid w:val="007E2397"/>
    <w:rsid w:val="007E540D"/>
    <w:rsid w:val="007E64F9"/>
    <w:rsid w:val="007E762D"/>
    <w:rsid w:val="007F0668"/>
    <w:rsid w:val="007F53EE"/>
    <w:rsid w:val="007F7770"/>
    <w:rsid w:val="00805924"/>
    <w:rsid w:val="00807B92"/>
    <w:rsid w:val="00812D67"/>
    <w:rsid w:val="008135CB"/>
    <w:rsid w:val="00822C4D"/>
    <w:rsid w:val="0085211D"/>
    <w:rsid w:val="008545FD"/>
    <w:rsid w:val="008554B4"/>
    <w:rsid w:val="008639BC"/>
    <w:rsid w:val="00863F85"/>
    <w:rsid w:val="00864CF5"/>
    <w:rsid w:val="0086508A"/>
    <w:rsid w:val="00865887"/>
    <w:rsid w:val="00872460"/>
    <w:rsid w:val="008741C6"/>
    <w:rsid w:val="00874527"/>
    <w:rsid w:val="00874CDA"/>
    <w:rsid w:val="00875EB5"/>
    <w:rsid w:val="0087715B"/>
    <w:rsid w:val="0088269F"/>
    <w:rsid w:val="00886A0A"/>
    <w:rsid w:val="00890412"/>
    <w:rsid w:val="00890EAF"/>
    <w:rsid w:val="00892214"/>
    <w:rsid w:val="00897DDF"/>
    <w:rsid w:val="008A685F"/>
    <w:rsid w:val="008B1ACB"/>
    <w:rsid w:val="008B5F02"/>
    <w:rsid w:val="008B6406"/>
    <w:rsid w:val="008C32C1"/>
    <w:rsid w:val="008C67CB"/>
    <w:rsid w:val="008D0FED"/>
    <w:rsid w:val="008E436E"/>
    <w:rsid w:val="008E648F"/>
    <w:rsid w:val="008E7001"/>
    <w:rsid w:val="00900218"/>
    <w:rsid w:val="0090052F"/>
    <w:rsid w:val="00901CE0"/>
    <w:rsid w:val="00902A4D"/>
    <w:rsid w:val="009112CA"/>
    <w:rsid w:val="00911FDF"/>
    <w:rsid w:val="009152DD"/>
    <w:rsid w:val="009177E3"/>
    <w:rsid w:val="00920984"/>
    <w:rsid w:val="00922EC5"/>
    <w:rsid w:val="0093221E"/>
    <w:rsid w:val="00943AB8"/>
    <w:rsid w:val="00943BD5"/>
    <w:rsid w:val="0094589B"/>
    <w:rsid w:val="00956E86"/>
    <w:rsid w:val="00957A21"/>
    <w:rsid w:val="009602AB"/>
    <w:rsid w:val="00961111"/>
    <w:rsid w:val="00966FCE"/>
    <w:rsid w:val="00984F59"/>
    <w:rsid w:val="00987E88"/>
    <w:rsid w:val="00991DBB"/>
    <w:rsid w:val="009938B7"/>
    <w:rsid w:val="0099411D"/>
    <w:rsid w:val="00995275"/>
    <w:rsid w:val="009A12C6"/>
    <w:rsid w:val="009A5E8F"/>
    <w:rsid w:val="009A679B"/>
    <w:rsid w:val="009A6C7B"/>
    <w:rsid w:val="009A779D"/>
    <w:rsid w:val="009B4011"/>
    <w:rsid w:val="009C256E"/>
    <w:rsid w:val="009C3A81"/>
    <w:rsid w:val="009C7A47"/>
    <w:rsid w:val="009D6575"/>
    <w:rsid w:val="009D7389"/>
    <w:rsid w:val="009E5D87"/>
    <w:rsid w:val="009F070C"/>
    <w:rsid w:val="009F2FB4"/>
    <w:rsid w:val="009F32DD"/>
    <w:rsid w:val="009F477C"/>
    <w:rsid w:val="009F5A5D"/>
    <w:rsid w:val="00A00D5E"/>
    <w:rsid w:val="00A0611C"/>
    <w:rsid w:val="00A07A05"/>
    <w:rsid w:val="00A118EE"/>
    <w:rsid w:val="00A222A6"/>
    <w:rsid w:val="00A22DA0"/>
    <w:rsid w:val="00A245DD"/>
    <w:rsid w:val="00A26044"/>
    <w:rsid w:val="00A327B7"/>
    <w:rsid w:val="00A358B6"/>
    <w:rsid w:val="00A36A11"/>
    <w:rsid w:val="00A5149A"/>
    <w:rsid w:val="00A56EF3"/>
    <w:rsid w:val="00A62C78"/>
    <w:rsid w:val="00A62E13"/>
    <w:rsid w:val="00A6428F"/>
    <w:rsid w:val="00A65309"/>
    <w:rsid w:val="00A76C4F"/>
    <w:rsid w:val="00A80CD4"/>
    <w:rsid w:val="00A81AE1"/>
    <w:rsid w:val="00A86549"/>
    <w:rsid w:val="00AA0E30"/>
    <w:rsid w:val="00AA3D16"/>
    <w:rsid w:val="00AA6E3B"/>
    <w:rsid w:val="00AB081D"/>
    <w:rsid w:val="00AB7028"/>
    <w:rsid w:val="00AC2F70"/>
    <w:rsid w:val="00AC5601"/>
    <w:rsid w:val="00AC6C2D"/>
    <w:rsid w:val="00AD16EC"/>
    <w:rsid w:val="00AE3319"/>
    <w:rsid w:val="00AE53A5"/>
    <w:rsid w:val="00AE7291"/>
    <w:rsid w:val="00AF1958"/>
    <w:rsid w:val="00AF3389"/>
    <w:rsid w:val="00B1663D"/>
    <w:rsid w:val="00B21476"/>
    <w:rsid w:val="00B254CA"/>
    <w:rsid w:val="00B31EE4"/>
    <w:rsid w:val="00B37932"/>
    <w:rsid w:val="00B476F8"/>
    <w:rsid w:val="00B51D2D"/>
    <w:rsid w:val="00B51FA4"/>
    <w:rsid w:val="00B53435"/>
    <w:rsid w:val="00B65BF1"/>
    <w:rsid w:val="00B67C27"/>
    <w:rsid w:val="00B74CC7"/>
    <w:rsid w:val="00B8278B"/>
    <w:rsid w:val="00B90821"/>
    <w:rsid w:val="00BA20B8"/>
    <w:rsid w:val="00BA3C54"/>
    <w:rsid w:val="00BC1C33"/>
    <w:rsid w:val="00BD004C"/>
    <w:rsid w:val="00BD2AC3"/>
    <w:rsid w:val="00BE5EE2"/>
    <w:rsid w:val="00C00C4A"/>
    <w:rsid w:val="00C0109C"/>
    <w:rsid w:val="00C05EAB"/>
    <w:rsid w:val="00C0671C"/>
    <w:rsid w:val="00C10DE9"/>
    <w:rsid w:val="00C16F1C"/>
    <w:rsid w:val="00C21124"/>
    <w:rsid w:val="00C3108A"/>
    <w:rsid w:val="00C339C4"/>
    <w:rsid w:val="00C345F8"/>
    <w:rsid w:val="00C421D1"/>
    <w:rsid w:val="00C52561"/>
    <w:rsid w:val="00C52721"/>
    <w:rsid w:val="00C534E9"/>
    <w:rsid w:val="00C536E5"/>
    <w:rsid w:val="00C53AC6"/>
    <w:rsid w:val="00C7454F"/>
    <w:rsid w:val="00C76737"/>
    <w:rsid w:val="00C77E3A"/>
    <w:rsid w:val="00C83E10"/>
    <w:rsid w:val="00C8406D"/>
    <w:rsid w:val="00C931C0"/>
    <w:rsid w:val="00CA38DF"/>
    <w:rsid w:val="00CA512B"/>
    <w:rsid w:val="00CB2E04"/>
    <w:rsid w:val="00CC0B80"/>
    <w:rsid w:val="00CC58AA"/>
    <w:rsid w:val="00CC7340"/>
    <w:rsid w:val="00CD7141"/>
    <w:rsid w:val="00CD75DB"/>
    <w:rsid w:val="00CD77A3"/>
    <w:rsid w:val="00CD7B47"/>
    <w:rsid w:val="00CD7D6C"/>
    <w:rsid w:val="00CE0521"/>
    <w:rsid w:val="00CE2D8F"/>
    <w:rsid w:val="00CF503A"/>
    <w:rsid w:val="00CF50CC"/>
    <w:rsid w:val="00D058CE"/>
    <w:rsid w:val="00D10A35"/>
    <w:rsid w:val="00D11DEA"/>
    <w:rsid w:val="00D201FB"/>
    <w:rsid w:val="00D5107D"/>
    <w:rsid w:val="00D5515F"/>
    <w:rsid w:val="00D55CD1"/>
    <w:rsid w:val="00D56CFC"/>
    <w:rsid w:val="00D61174"/>
    <w:rsid w:val="00D62FDD"/>
    <w:rsid w:val="00D66C6D"/>
    <w:rsid w:val="00D71B71"/>
    <w:rsid w:val="00D74B47"/>
    <w:rsid w:val="00D83BBD"/>
    <w:rsid w:val="00D8473B"/>
    <w:rsid w:val="00D851F3"/>
    <w:rsid w:val="00D85C5A"/>
    <w:rsid w:val="00D87268"/>
    <w:rsid w:val="00D907CE"/>
    <w:rsid w:val="00D90EC8"/>
    <w:rsid w:val="00D91D03"/>
    <w:rsid w:val="00D934C5"/>
    <w:rsid w:val="00DA0067"/>
    <w:rsid w:val="00DA5474"/>
    <w:rsid w:val="00DB36DB"/>
    <w:rsid w:val="00DC6667"/>
    <w:rsid w:val="00DD06ED"/>
    <w:rsid w:val="00DD55B6"/>
    <w:rsid w:val="00DD5CFD"/>
    <w:rsid w:val="00DD6194"/>
    <w:rsid w:val="00DD6A8F"/>
    <w:rsid w:val="00DE0D20"/>
    <w:rsid w:val="00DE2365"/>
    <w:rsid w:val="00DE5040"/>
    <w:rsid w:val="00DF36B6"/>
    <w:rsid w:val="00DF4231"/>
    <w:rsid w:val="00DF4F83"/>
    <w:rsid w:val="00E01A4E"/>
    <w:rsid w:val="00E046A5"/>
    <w:rsid w:val="00E0543B"/>
    <w:rsid w:val="00E07BDB"/>
    <w:rsid w:val="00E11201"/>
    <w:rsid w:val="00E14170"/>
    <w:rsid w:val="00E164DE"/>
    <w:rsid w:val="00E229A0"/>
    <w:rsid w:val="00E2777E"/>
    <w:rsid w:val="00E3307D"/>
    <w:rsid w:val="00E34247"/>
    <w:rsid w:val="00E37A8F"/>
    <w:rsid w:val="00E443B3"/>
    <w:rsid w:val="00E4620C"/>
    <w:rsid w:val="00E4665A"/>
    <w:rsid w:val="00E50592"/>
    <w:rsid w:val="00E57145"/>
    <w:rsid w:val="00E57231"/>
    <w:rsid w:val="00E57D8A"/>
    <w:rsid w:val="00E656E5"/>
    <w:rsid w:val="00E71E69"/>
    <w:rsid w:val="00E73820"/>
    <w:rsid w:val="00E74583"/>
    <w:rsid w:val="00E815D4"/>
    <w:rsid w:val="00E93A5A"/>
    <w:rsid w:val="00E97CB1"/>
    <w:rsid w:val="00EB6EEE"/>
    <w:rsid w:val="00EC02F8"/>
    <w:rsid w:val="00EC5719"/>
    <w:rsid w:val="00EC73EB"/>
    <w:rsid w:val="00ED3BB6"/>
    <w:rsid w:val="00EE5323"/>
    <w:rsid w:val="00EF0999"/>
    <w:rsid w:val="00EF2A58"/>
    <w:rsid w:val="00EF4576"/>
    <w:rsid w:val="00EF4AA7"/>
    <w:rsid w:val="00EF5116"/>
    <w:rsid w:val="00F074E7"/>
    <w:rsid w:val="00F109C0"/>
    <w:rsid w:val="00F128E6"/>
    <w:rsid w:val="00F13019"/>
    <w:rsid w:val="00F17C92"/>
    <w:rsid w:val="00F2068E"/>
    <w:rsid w:val="00F259C7"/>
    <w:rsid w:val="00F30B90"/>
    <w:rsid w:val="00F37667"/>
    <w:rsid w:val="00F37F72"/>
    <w:rsid w:val="00F5605F"/>
    <w:rsid w:val="00F67598"/>
    <w:rsid w:val="00F765A7"/>
    <w:rsid w:val="00F82739"/>
    <w:rsid w:val="00F83407"/>
    <w:rsid w:val="00F8763C"/>
    <w:rsid w:val="00F97E38"/>
    <w:rsid w:val="00FB0045"/>
    <w:rsid w:val="00FB3F7A"/>
    <w:rsid w:val="00FC3E4C"/>
    <w:rsid w:val="00FC407D"/>
    <w:rsid w:val="00FC413F"/>
    <w:rsid w:val="00FC4542"/>
    <w:rsid w:val="00FC5D9A"/>
    <w:rsid w:val="00FC688B"/>
    <w:rsid w:val="00FD152B"/>
    <w:rsid w:val="00FD4AB8"/>
    <w:rsid w:val="00FD559C"/>
    <w:rsid w:val="00FE29DF"/>
    <w:rsid w:val="00FE4EBF"/>
    <w:rsid w:val="00FE64BF"/>
    <w:rsid w:val="00FE7A48"/>
    <w:rsid w:val="00FE7C08"/>
    <w:rsid w:val="665C9D43"/>
    <w:rsid w:val="7B0C5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2725A"/>
  <w15:docId w15:val="{6B193329-0B22-4F60-AE43-146BE8E3F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S Mincho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17C92"/>
    <w:pPr>
      <w:spacing w:line="360" w:lineRule="auto"/>
      <w:ind w:left="-5" w:hanging="10"/>
      <w:jc w:val="both"/>
    </w:pPr>
    <w:rPr>
      <w:rFonts w:ascii="Arial" w:eastAsia="Arial" w:hAnsi="Arial" w:cs="Arial"/>
      <w:color w:val="000000"/>
      <w:sz w:val="24"/>
      <w:szCs w:val="22"/>
      <w:lang w:eastAsia="ja-JP"/>
    </w:rPr>
  </w:style>
  <w:style w:type="paragraph" w:styleId="Ttulo1">
    <w:name w:val="heading 1"/>
    <w:next w:val="Normal"/>
    <w:link w:val="Ttulo1Char"/>
    <w:unhideWhenUsed/>
    <w:qFormat/>
    <w:rsid w:val="004A28FC"/>
    <w:pPr>
      <w:keepNext/>
      <w:keepLines/>
      <w:spacing w:line="360" w:lineRule="auto"/>
      <w:outlineLvl w:val="0"/>
    </w:pPr>
    <w:rPr>
      <w:rFonts w:ascii="Arial" w:eastAsia="Arial" w:hAnsi="Arial"/>
      <w:b/>
      <w:color w:val="000000"/>
      <w:sz w:val="28"/>
    </w:rPr>
  </w:style>
  <w:style w:type="paragraph" w:styleId="Ttulo2">
    <w:name w:val="heading 2"/>
    <w:next w:val="Normal"/>
    <w:link w:val="Ttulo2Char"/>
    <w:unhideWhenUsed/>
    <w:qFormat/>
    <w:rsid w:val="004E67E0"/>
    <w:pPr>
      <w:keepNext/>
      <w:keepLines/>
      <w:ind w:left="-5" w:right="-15" w:hanging="10"/>
      <w:outlineLvl w:val="1"/>
    </w:pPr>
    <w:rPr>
      <w:rFonts w:ascii="Arial" w:eastAsia="Arial" w:hAnsi="Arial"/>
      <w:b/>
      <w:color w:val="000000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B5504"/>
    <w:pPr>
      <w:keepNext/>
      <w:keepLines/>
      <w:spacing w:before="40"/>
      <w:outlineLvl w:val="2"/>
    </w:pPr>
    <w:rPr>
      <w:rFonts w:eastAsiaTheme="majorEastAsia" w:cstheme="majorBidi"/>
      <w:b/>
      <w:color w:val="auto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sid w:val="004E67E0"/>
    <w:rPr>
      <w:rFonts w:ascii="Arial" w:eastAsia="Arial" w:hAnsi="Arial"/>
      <w:b/>
      <w:color w:val="000000"/>
      <w:sz w:val="24"/>
      <w:lang w:bidi="ar-SA"/>
    </w:rPr>
  </w:style>
  <w:style w:type="character" w:customStyle="1" w:styleId="Ttulo1Char">
    <w:name w:val="Título 1 Char"/>
    <w:link w:val="Ttulo1"/>
    <w:rsid w:val="004A28FC"/>
    <w:rPr>
      <w:rFonts w:ascii="Arial" w:eastAsia="Arial" w:hAnsi="Arial"/>
      <w:b/>
      <w:color w:val="000000"/>
      <w:sz w:val="28"/>
    </w:rPr>
  </w:style>
  <w:style w:type="paragraph" w:styleId="PargrafodaLista">
    <w:name w:val="List Paragraph"/>
    <w:basedOn w:val="Normal"/>
    <w:uiPriority w:val="34"/>
    <w:qFormat/>
    <w:rsid w:val="00CC7340"/>
    <w:pPr>
      <w:ind w:left="720"/>
      <w:contextualSpacing/>
    </w:pPr>
  </w:style>
  <w:style w:type="character" w:styleId="Refdecomentrio">
    <w:name w:val="annotation reference"/>
    <w:uiPriority w:val="99"/>
    <w:semiHidden/>
    <w:unhideWhenUsed/>
    <w:rsid w:val="004500E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500EB"/>
    <w:pPr>
      <w:spacing w:line="240" w:lineRule="auto"/>
    </w:pPr>
    <w:rPr>
      <w:rFonts w:cs="Times New Roman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4500EB"/>
    <w:rPr>
      <w:rFonts w:ascii="Arial" w:eastAsia="Arial" w:hAnsi="Arial" w:cs="Arial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500EB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4500EB"/>
    <w:rPr>
      <w:rFonts w:ascii="Arial" w:eastAsia="Arial" w:hAnsi="Arial" w:cs="Arial"/>
      <w:b/>
      <w:bCs/>
      <w:color w:val="000000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00EB"/>
    <w:pPr>
      <w:spacing w:line="240" w:lineRule="auto"/>
    </w:pPr>
    <w:rPr>
      <w:rFonts w:ascii="Segoe UI" w:hAnsi="Segoe UI" w:cs="Times New Roman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4500EB"/>
    <w:rPr>
      <w:rFonts w:ascii="Segoe UI" w:eastAsia="Arial" w:hAnsi="Segoe UI" w:cs="Segoe UI"/>
      <w:color w:val="000000"/>
      <w:sz w:val="18"/>
      <w:szCs w:val="18"/>
    </w:rPr>
  </w:style>
  <w:style w:type="character" w:customStyle="1" w:styleId="apple-converted-space">
    <w:name w:val="apple-converted-space"/>
    <w:basedOn w:val="Fontepargpadro"/>
    <w:rsid w:val="00C77E3A"/>
  </w:style>
  <w:style w:type="character" w:styleId="Hyperlink">
    <w:name w:val="Hyperlink"/>
    <w:uiPriority w:val="99"/>
    <w:unhideWhenUsed/>
    <w:rsid w:val="00C77E3A"/>
    <w:rPr>
      <w:color w:val="0000FF"/>
      <w:u w:val="single"/>
    </w:rPr>
  </w:style>
  <w:style w:type="paragraph" w:customStyle="1" w:styleId="Default">
    <w:name w:val="Default"/>
    <w:rsid w:val="008545F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ja-JP"/>
    </w:rPr>
  </w:style>
  <w:style w:type="character" w:customStyle="1" w:styleId="Meno1">
    <w:name w:val="Menção1"/>
    <w:uiPriority w:val="99"/>
    <w:semiHidden/>
    <w:unhideWhenUsed/>
    <w:rsid w:val="00D5515F"/>
    <w:rPr>
      <w:color w:val="2B579A"/>
      <w:shd w:val="clear" w:color="auto" w:fill="E6E6E6"/>
    </w:rPr>
  </w:style>
  <w:style w:type="table" w:styleId="Tabelacomgrade">
    <w:name w:val="Table Grid"/>
    <w:basedOn w:val="Tabelanormal"/>
    <w:uiPriority w:val="39"/>
    <w:rsid w:val="009B40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053A49"/>
    <w:pPr>
      <w:spacing w:before="240" w:line="259" w:lineRule="auto"/>
      <w:outlineLvl w:val="9"/>
    </w:pPr>
    <w:rPr>
      <w:rFonts w:ascii="Calibri Light" w:eastAsia="MS Gothic" w:hAnsi="Calibri Light"/>
      <w:b w:val="0"/>
      <w:color w:val="2E74B5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53A49"/>
    <w:pPr>
      <w:spacing w:after="100"/>
      <w:ind w:left="0"/>
    </w:pPr>
  </w:style>
  <w:style w:type="paragraph" w:styleId="Sumrio2">
    <w:name w:val="toc 2"/>
    <w:basedOn w:val="Normal"/>
    <w:next w:val="Normal"/>
    <w:autoRedefine/>
    <w:uiPriority w:val="39"/>
    <w:unhideWhenUsed/>
    <w:rsid w:val="00053A49"/>
    <w:pPr>
      <w:spacing w:after="100"/>
      <w:ind w:left="200"/>
    </w:pPr>
  </w:style>
  <w:style w:type="paragraph" w:styleId="Cabealho">
    <w:name w:val="header"/>
    <w:basedOn w:val="Normal"/>
    <w:link w:val="CabealhoChar"/>
    <w:uiPriority w:val="99"/>
    <w:unhideWhenUsed/>
    <w:rsid w:val="00053A49"/>
    <w:pPr>
      <w:tabs>
        <w:tab w:val="center" w:pos="4252"/>
        <w:tab w:val="right" w:pos="8504"/>
      </w:tabs>
      <w:spacing w:line="240" w:lineRule="auto"/>
    </w:pPr>
    <w:rPr>
      <w:rFonts w:cs="Times New Roman"/>
      <w:szCs w:val="20"/>
    </w:rPr>
  </w:style>
  <w:style w:type="character" w:customStyle="1" w:styleId="CabealhoChar">
    <w:name w:val="Cabeçalho Char"/>
    <w:link w:val="Cabealho"/>
    <w:uiPriority w:val="99"/>
    <w:rsid w:val="00053A49"/>
    <w:rPr>
      <w:rFonts w:ascii="Arial" w:eastAsia="Arial" w:hAnsi="Arial" w:cs="Arial"/>
      <w:color w:val="000000"/>
      <w:sz w:val="20"/>
    </w:rPr>
  </w:style>
  <w:style w:type="paragraph" w:styleId="Rodap">
    <w:name w:val="footer"/>
    <w:basedOn w:val="Normal"/>
    <w:link w:val="RodapChar"/>
    <w:uiPriority w:val="99"/>
    <w:unhideWhenUsed/>
    <w:rsid w:val="00053A49"/>
    <w:pPr>
      <w:tabs>
        <w:tab w:val="center" w:pos="4252"/>
        <w:tab w:val="right" w:pos="8504"/>
      </w:tabs>
      <w:spacing w:line="240" w:lineRule="auto"/>
    </w:pPr>
    <w:rPr>
      <w:rFonts w:cs="Times New Roman"/>
      <w:szCs w:val="20"/>
    </w:rPr>
  </w:style>
  <w:style w:type="character" w:customStyle="1" w:styleId="RodapChar">
    <w:name w:val="Rodapé Char"/>
    <w:link w:val="Rodap"/>
    <w:uiPriority w:val="99"/>
    <w:rsid w:val="00053A49"/>
    <w:rPr>
      <w:rFonts w:ascii="Arial" w:eastAsia="Arial" w:hAnsi="Arial" w:cs="Arial"/>
      <w:color w:val="000000"/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5427A"/>
    <w:rPr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55427A"/>
    <w:rPr>
      <w:rFonts w:ascii="Arial" w:eastAsia="Arial" w:hAnsi="Arial" w:cs="Arial"/>
      <w:color w:val="000000"/>
      <w:lang w:eastAsia="ja-JP"/>
    </w:rPr>
  </w:style>
  <w:style w:type="character" w:styleId="Refdenotaderodap">
    <w:name w:val="footnote reference"/>
    <w:uiPriority w:val="99"/>
    <w:semiHidden/>
    <w:unhideWhenUsed/>
    <w:rsid w:val="0055427A"/>
    <w:rPr>
      <w:vertAlign w:val="superscript"/>
    </w:rPr>
  </w:style>
  <w:style w:type="paragraph" w:styleId="Reviso">
    <w:name w:val="Revision"/>
    <w:hidden/>
    <w:uiPriority w:val="99"/>
    <w:semiHidden/>
    <w:rsid w:val="00792FC0"/>
    <w:rPr>
      <w:rFonts w:ascii="Arial" w:eastAsia="Arial" w:hAnsi="Arial" w:cs="Arial"/>
      <w:color w:val="000000"/>
      <w:szCs w:val="22"/>
      <w:lang w:eastAsia="ja-JP"/>
    </w:rPr>
  </w:style>
  <w:style w:type="paragraph" w:styleId="SemEspaamento">
    <w:name w:val="No Spacing"/>
    <w:uiPriority w:val="1"/>
    <w:qFormat/>
    <w:rsid w:val="00C52561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nfaseSutil">
    <w:name w:val="Subtle Emphasis"/>
    <w:basedOn w:val="Fontepargpadro"/>
    <w:uiPriority w:val="19"/>
    <w:qFormat/>
    <w:rsid w:val="00C52561"/>
    <w:rPr>
      <w:i/>
      <w:iCs/>
      <w:color w:val="404040" w:themeColor="text1" w:themeTint="BF"/>
    </w:rPr>
  </w:style>
  <w:style w:type="character" w:customStyle="1" w:styleId="Ttulo3Char">
    <w:name w:val="Título 3 Char"/>
    <w:basedOn w:val="Fontepargpadro"/>
    <w:link w:val="Ttulo3"/>
    <w:uiPriority w:val="9"/>
    <w:rsid w:val="000B5504"/>
    <w:rPr>
      <w:rFonts w:ascii="Arial" w:eastAsiaTheme="majorEastAsia" w:hAnsi="Arial" w:cstheme="majorBidi"/>
      <w:b/>
      <w:sz w:val="24"/>
      <w:szCs w:val="24"/>
      <w:lang w:eastAsia="ja-JP"/>
    </w:rPr>
  </w:style>
  <w:style w:type="paragraph" w:styleId="Sumrio3">
    <w:name w:val="toc 3"/>
    <w:basedOn w:val="Normal"/>
    <w:next w:val="Normal"/>
    <w:autoRedefine/>
    <w:uiPriority w:val="39"/>
    <w:unhideWhenUsed/>
    <w:rsid w:val="000B550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5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microsoft.com/office/2011/relationships/people" Target="peop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C5F3C-2608-4049-B951-4C2E306DB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46</Pages>
  <Words>4714</Words>
  <Characters>25458</Characters>
  <Application>Microsoft Office Word</Application>
  <DocSecurity>0</DocSecurity>
  <Lines>212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Daniele Xavier</dc:creator>
  <cp:keywords/>
  <dc:description/>
  <cp:lastModifiedBy>DANIELE XAVIER</cp:lastModifiedBy>
  <cp:revision>7</cp:revision>
  <dcterms:created xsi:type="dcterms:W3CDTF">2017-11-22T18:19:00Z</dcterms:created>
  <dcterms:modified xsi:type="dcterms:W3CDTF">2018-06-22T03:25:00Z</dcterms:modified>
</cp:coreProperties>
</file>